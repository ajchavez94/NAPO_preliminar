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091C87" w14:textId="7C383A10" w:rsidR="003C59F6" w:rsidRDefault="00064EBA" w:rsidP="003C59F6">
      <w:pPr>
        <w:pStyle w:val="Title"/>
      </w:pPr>
      <w:r>
        <w:rPr>
          <w:rFonts w:cstheme="minorHAnsi"/>
        </w:rPr>
        <w:t>α</w:t>
      </w:r>
      <w:r w:rsidR="009C1F8A">
        <w:t>-cellulose</w:t>
      </w:r>
      <w:r w:rsidR="003C59F6">
        <w:t xml:space="preserve"> extraction for isotopic measurements</w:t>
      </w:r>
    </w:p>
    <w:p w14:paraId="2108E132" w14:textId="58034E2C" w:rsidR="00E8488D" w:rsidRDefault="00E8488D" w:rsidP="00E8488D">
      <w:pPr>
        <w:pStyle w:val="Heading1"/>
      </w:pPr>
      <w:r>
        <w:t>Introduction</w:t>
      </w:r>
    </w:p>
    <w:p w14:paraId="7A2EFF57" w14:textId="635B882D" w:rsidR="00107CBC" w:rsidRDefault="00E8488D" w:rsidP="00107CBC">
      <w:pPr>
        <w:jc w:val="both"/>
      </w:pPr>
      <w:r>
        <w:t>Th</w:t>
      </w:r>
      <w:r w:rsidR="0020024C">
        <w:t>is</w:t>
      </w:r>
      <w:r>
        <w:t xml:space="preserve"> </w:t>
      </w:r>
      <w:r w:rsidR="0020024C">
        <w:t>protocol</w:t>
      </w:r>
      <w:r w:rsidR="00112917">
        <w:t xml:space="preserve"> give</w:t>
      </w:r>
      <w:r w:rsidR="00F53CF7">
        <w:t>s</w:t>
      </w:r>
      <w:r w:rsidR="00112917">
        <w:t xml:space="preserve"> instructions on how to extract </w:t>
      </w:r>
      <w:r w:rsidR="00064EBA">
        <w:t>α</w:t>
      </w:r>
      <w:r w:rsidR="009C1F8A">
        <w:t>-cellulose</w:t>
      </w:r>
      <w:r w:rsidR="00112917">
        <w:t xml:space="preserve"> from plant material for isotopic measurements of </w:t>
      </w:r>
      <w:r w:rsidR="00ED2419">
        <w:t>oxygen-18 (</w:t>
      </w:r>
      <w:r w:rsidR="00ED2419" w:rsidRPr="0020024C">
        <w:rPr>
          <w:vertAlign w:val="superscript"/>
        </w:rPr>
        <w:t>18</w:t>
      </w:r>
      <w:r w:rsidR="00ED2419">
        <w:t>O)</w:t>
      </w:r>
      <w:r w:rsidR="0020024C">
        <w:t xml:space="preserve"> and carbon-13 (</w:t>
      </w:r>
      <w:r w:rsidR="0020024C" w:rsidRPr="0020024C">
        <w:rPr>
          <w:vertAlign w:val="superscript"/>
        </w:rPr>
        <w:t>13</w:t>
      </w:r>
      <w:r w:rsidR="0020024C">
        <w:t>C)</w:t>
      </w:r>
      <w:r w:rsidR="00112917">
        <w:t xml:space="preserve">. </w:t>
      </w:r>
      <w:r w:rsidR="0020024C" w:rsidRPr="0020024C">
        <w:rPr>
          <w:vertAlign w:val="superscript"/>
        </w:rPr>
        <w:t>13</w:t>
      </w:r>
      <w:r w:rsidR="00112917">
        <w:t>C</w:t>
      </w:r>
      <w:r w:rsidR="0020024C">
        <w:t xml:space="preserve"> and </w:t>
      </w:r>
      <w:r w:rsidR="0020024C" w:rsidRPr="0020024C">
        <w:rPr>
          <w:vertAlign w:val="superscript"/>
        </w:rPr>
        <w:t>18</w:t>
      </w:r>
      <w:r w:rsidR="0020024C">
        <w:t>O</w:t>
      </w:r>
      <w:r w:rsidR="00112917">
        <w:t xml:space="preserve"> in plant material can give </w:t>
      </w:r>
      <w:r w:rsidR="00107CBC">
        <w:t>time-integrated information on</w:t>
      </w:r>
      <w:r w:rsidR="00112917">
        <w:t xml:space="preserve"> water use efficiency and stomatal cond</w:t>
      </w:r>
      <w:r w:rsidR="00107CBC">
        <w:t>uctance of plants respectively.</w:t>
      </w:r>
    </w:p>
    <w:p w14:paraId="12BC147E" w14:textId="4AE2F9F6" w:rsidR="00112917" w:rsidRDefault="00112917" w:rsidP="00107CBC">
      <w:pPr>
        <w:jc w:val="both"/>
      </w:pPr>
      <w:r>
        <w:t xml:space="preserve">The benefit of </w:t>
      </w:r>
      <w:r w:rsidR="00971FBD">
        <w:t xml:space="preserve">extracting </w:t>
      </w:r>
      <w:r w:rsidR="00064EBA">
        <w:t>α</w:t>
      </w:r>
      <w:r w:rsidR="009C1F8A">
        <w:t>-cellulose</w:t>
      </w:r>
      <w:r w:rsidR="00971FBD">
        <w:t xml:space="preserve"> and analysing its</w:t>
      </w:r>
      <w:r>
        <w:t xml:space="preserve"> isotopic composition rather than analysing the bulk leaf samples is twofold: </w:t>
      </w:r>
      <w:r w:rsidR="00107CBC">
        <w:t xml:space="preserve">First, </w:t>
      </w:r>
      <w:r w:rsidR="00064EBA">
        <w:t>α</w:t>
      </w:r>
      <w:r w:rsidR="009C1F8A">
        <w:t>-cellulose</w:t>
      </w:r>
      <w:r w:rsidR="00107CBC">
        <w:t xml:space="preserve"> is a single component, which makes it easier to compare plants that have a different </w:t>
      </w:r>
      <w:r w:rsidR="00184E05">
        <w:t xml:space="preserve">chemical </w:t>
      </w:r>
      <w:r w:rsidR="00107CBC">
        <w:t xml:space="preserve">composition </w:t>
      </w:r>
      <w:r w:rsidR="00184E05">
        <w:t>(e.g. higher lignin contents</w:t>
      </w:r>
      <w:r w:rsidR="0080365D">
        <w:t xml:space="preserve"> due to different varieties).</w:t>
      </w:r>
      <w:r w:rsidR="00184E05">
        <w:t xml:space="preserve"> </w:t>
      </w:r>
      <w:r w:rsidR="00107CBC">
        <w:t xml:space="preserve">Secondly, after the formation of </w:t>
      </w:r>
      <w:r w:rsidR="00064EBA">
        <w:t>α</w:t>
      </w:r>
      <w:r w:rsidR="009C1F8A">
        <w:t>-cellulose</w:t>
      </w:r>
      <w:r w:rsidR="00107CBC">
        <w:t xml:space="preserve">, </w:t>
      </w:r>
      <w:r>
        <w:t xml:space="preserve">oxygen atoms </w:t>
      </w:r>
      <w:r w:rsidR="00107CBC">
        <w:t>which are incorporated in the molecule remain stable and do not exchange with oxygen atoms of for example water.</w:t>
      </w:r>
      <w:r>
        <w:t xml:space="preserve"> </w:t>
      </w:r>
      <w:r w:rsidR="00990740">
        <w:t>Therefor</w:t>
      </w:r>
      <w:r w:rsidR="0020024C">
        <w:t>e</w:t>
      </w:r>
      <w:r w:rsidR="0080365D">
        <w:t xml:space="preserve"> the</w:t>
      </w:r>
      <w:r>
        <w:t xml:space="preserve"> isotopic signature </w:t>
      </w:r>
      <w:r w:rsidR="00990740">
        <w:t>of</w:t>
      </w:r>
      <w:r>
        <w:t xml:space="preserve"> </w:t>
      </w:r>
      <w:r w:rsidR="0020024C" w:rsidRPr="0020024C">
        <w:rPr>
          <w:vertAlign w:val="superscript"/>
        </w:rPr>
        <w:t>18</w:t>
      </w:r>
      <w:r w:rsidR="0020024C">
        <w:t>O</w:t>
      </w:r>
      <w:r>
        <w:t xml:space="preserve"> of </w:t>
      </w:r>
      <w:r w:rsidR="00064EBA">
        <w:t>α</w:t>
      </w:r>
      <w:r w:rsidR="009C1F8A">
        <w:t>-cellulose</w:t>
      </w:r>
      <w:r>
        <w:t xml:space="preserve"> is specific to the time when the tissue was formed.</w:t>
      </w:r>
    </w:p>
    <w:p w14:paraId="33AA779A" w14:textId="04D1227A" w:rsidR="00112917" w:rsidRDefault="00112917" w:rsidP="00107CBC">
      <w:pPr>
        <w:jc w:val="both"/>
      </w:pPr>
      <w:r>
        <w:t xml:space="preserve">The extraction of </w:t>
      </w:r>
      <w:r w:rsidR="00064EBA">
        <w:t>α</w:t>
      </w:r>
      <w:r w:rsidR="009C1F8A">
        <w:t>-cellulose</w:t>
      </w:r>
      <w:r>
        <w:t xml:space="preserve"> can thus be used to assess water use efficiency and stomatal conductance of plants over multiple timeframes</w:t>
      </w:r>
      <w:r w:rsidR="00A1145A">
        <w:t xml:space="preserve">, but also to compare farm management </w:t>
      </w:r>
      <w:r w:rsidR="0020024C">
        <w:t xml:space="preserve">(e.g. fertilizer application, planting density) </w:t>
      </w:r>
      <w:r w:rsidR="00A1145A">
        <w:t>performance under drought.</w:t>
      </w:r>
      <w:r w:rsidR="004423AC">
        <w:t xml:space="preserve"> However, this method </w:t>
      </w:r>
      <w:r w:rsidR="00184E05">
        <w:t>does not serve the purpose of determining the cellulose content of the samples, as not all cellulose is recovered during the extracting process.</w:t>
      </w:r>
    </w:p>
    <w:p w14:paraId="2B78C3AA" w14:textId="1187FFFB" w:rsidR="00107CBC" w:rsidRDefault="00107CBC" w:rsidP="00107CBC">
      <w:pPr>
        <w:pStyle w:val="Heading1"/>
      </w:pPr>
      <w:r>
        <w:t>Literature</w:t>
      </w:r>
    </w:p>
    <w:p w14:paraId="607D33E2" w14:textId="28F3B00B" w:rsidR="004423AC" w:rsidRDefault="00107CBC" w:rsidP="00E8488D">
      <w:r>
        <w:t xml:space="preserve">The extraction process is based </w:t>
      </w:r>
      <w:r w:rsidR="00646B84">
        <w:t xml:space="preserve">on </w:t>
      </w:r>
      <w:r w:rsidR="00064EBA">
        <w:t>“</w:t>
      </w:r>
      <w:r w:rsidR="00646B84" w:rsidRPr="00064EBA">
        <w:rPr>
          <w:rFonts w:cstheme="minorHAnsi"/>
          <w:color w:val="222222"/>
          <w:szCs w:val="20"/>
          <w:shd w:val="clear" w:color="auto" w:fill="FFFFFF"/>
        </w:rPr>
        <w:t xml:space="preserve">Leavitt, S. W., &amp; </w:t>
      </w:r>
      <w:proofErr w:type="spellStart"/>
      <w:r w:rsidR="00646B84" w:rsidRPr="00064EBA">
        <w:rPr>
          <w:rFonts w:cstheme="minorHAnsi"/>
          <w:color w:val="222222"/>
          <w:szCs w:val="20"/>
          <w:shd w:val="clear" w:color="auto" w:fill="FFFFFF"/>
        </w:rPr>
        <w:t>Danzer</w:t>
      </w:r>
      <w:proofErr w:type="spellEnd"/>
      <w:r w:rsidR="00646B84" w:rsidRPr="00064EBA">
        <w:rPr>
          <w:rFonts w:cstheme="minorHAnsi"/>
          <w:color w:val="222222"/>
          <w:szCs w:val="20"/>
          <w:shd w:val="clear" w:color="auto" w:fill="FFFFFF"/>
        </w:rPr>
        <w:t>, S. R. (1993). Method for batch processing small wood samples to holocellulose for stable-carbon isotope analysis. </w:t>
      </w:r>
      <w:r w:rsidR="00646B84" w:rsidRPr="00064EBA">
        <w:rPr>
          <w:rFonts w:cstheme="minorHAnsi"/>
          <w:i/>
          <w:iCs/>
          <w:color w:val="222222"/>
          <w:szCs w:val="20"/>
          <w:shd w:val="clear" w:color="auto" w:fill="FFFFFF"/>
        </w:rPr>
        <w:t>Analytical Chemistry</w:t>
      </w:r>
      <w:r w:rsidR="00646B84" w:rsidRPr="00064EBA">
        <w:rPr>
          <w:rFonts w:cstheme="minorHAnsi"/>
          <w:color w:val="222222"/>
          <w:szCs w:val="20"/>
          <w:shd w:val="clear" w:color="auto" w:fill="FFFFFF"/>
        </w:rPr>
        <w:t>,</w:t>
      </w:r>
      <w:r w:rsidR="00064EBA">
        <w:rPr>
          <w:rFonts w:cstheme="minorHAnsi"/>
          <w:color w:val="222222"/>
          <w:szCs w:val="20"/>
          <w:shd w:val="clear" w:color="auto" w:fill="FFFFFF"/>
        </w:rPr>
        <w:t xml:space="preserve"> </w:t>
      </w:r>
      <w:r w:rsidR="00646B84" w:rsidRPr="00064EBA">
        <w:rPr>
          <w:rFonts w:cstheme="minorHAnsi"/>
          <w:i/>
          <w:iCs/>
          <w:color w:val="222222"/>
          <w:szCs w:val="20"/>
          <w:shd w:val="clear" w:color="auto" w:fill="FFFFFF"/>
        </w:rPr>
        <w:t>65</w:t>
      </w:r>
      <w:r w:rsidR="00646B84" w:rsidRPr="00064EBA">
        <w:rPr>
          <w:rFonts w:cstheme="minorHAnsi"/>
          <w:color w:val="222222"/>
          <w:szCs w:val="20"/>
          <w:shd w:val="clear" w:color="auto" w:fill="FFFFFF"/>
        </w:rPr>
        <w:t>(1), 87-89.</w:t>
      </w:r>
      <w:r w:rsidR="00064EBA">
        <w:rPr>
          <w:rFonts w:cstheme="minorHAnsi"/>
          <w:color w:val="222222"/>
          <w:szCs w:val="20"/>
          <w:shd w:val="clear" w:color="auto" w:fill="FFFFFF"/>
        </w:rPr>
        <w:t>”</w:t>
      </w:r>
    </w:p>
    <w:p w14:paraId="7B8DDF32" w14:textId="5BB9613B" w:rsidR="00ED2419" w:rsidRDefault="00ED2419" w:rsidP="00064EBA">
      <w:pPr>
        <w:pStyle w:val="Heading1"/>
      </w:pPr>
      <w:r>
        <w:t>Typical sample</w:t>
      </w:r>
    </w:p>
    <w:p w14:paraId="6E9BD4BB" w14:textId="3BFB09C2" w:rsidR="00ED2419" w:rsidRDefault="007D7B78" w:rsidP="00ED2419">
      <w:pPr>
        <w:pStyle w:val="ListParagraph"/>
        <w:numPr>
          <w:ilvl w:val="0"/>
          <w:numId w:val="3"/>
        </w:numPr>
      </w:pPr>
      <w:r>
        <w:t>200</w:t>
      </w:r>
      <w:r>
        <w:rPr>
          <w:rFonts w:cstheme="minorHAnsi"/>
        </w:rPr>
        <w:t>±</w:t>
      </w:r>
      <w:r>
        <w:t>5</w:t>
      </w:r>
      <w:r w:rsidR="00ED2419">
        <w:t xml:space="preserve"> mg dried and grinded (&lt; 2 mm) plant material (to obtain approx. </w:t>
      </w:r>
      <w:r w:rsidR="00D33992">
        <w:t>5</w:t>
      </w:r>
      <w:r w:rsidR="00ED2419">
        <w:t xml:space="preserve"> mg </w:t>
      </w:r>
      <w:r w:rsidR="00064EBA">
        <w:t>α</w:t>
      </w:r>
      <w:r w:rsidR="009C1F8A">
        <w:t>-cellulose</w:t>
      </w:r>
      <w:r w:rsidR="0020024C">
        <w:t>; depending on type of plant material</w:t>
      </w:r>
      <w:r w:rsidR="00D33992">
        <w:t xml:space="preserve"> can be more</w:t>
      </w:r>
      <w:r w:rsidR="00ED2419">
        <w:t>)</w:t>
      </w:r>
    </w:p>
    <w:p w14:paraId="3E2DDF1E" w14:textId="6FA44B0B" w:rsidR="00ED2419" w:rsidRDefault="0020024C" w:rsidP="00E8488D">
      <w:pPr>
        <w:pStyle w:val="ListParagraph"/>
        <w:numPr>
          <w:ilvl w:val="0"/>
          <w:numId w:val="3"/>
        </w:numPr>
      </w:pPr>
      <w:r>
        <w:t xml:space="preserve">Approximate recovery </w:t>
      </w:r>
      <w:r w:rsidRPr="00D33992">
        <w:rPr>
          <w:highlight w:val="yellow"/>
        </w:rPr>
        <w:t>of 64%</w:t>
      </w:r>
      <w:r>
        <w:t xml:space="preserve"> of </w:t>
      </w:r>
      <w:r w:rsidR="00064EBA">
        <w:t>α</w:t>
      </w:r>
      <w:r w:rsidR="009C1F8A">
        <w:t>-cellulose</w:t>
      </w:r>
    </w:p>
    <w:p w14:paraId="063EF6AC" w14:textId="72453984" w:rsidR="003F2D5C" w:rsidRDefault="00064EBA" w:rsidP="003F2D5C">
      <w:pPr>
        <w:pStyle w:val="Heading1"/>
      </w:pPr>
      <w:r>
        <w:t>Consumables and equipment</w:t>
      </w:r>
    </w:p>
    <w:p w14:paraId="57E4E2F2" w14:textId="76E8DE33" w:rsidR="00971FBD" w:rsidRDefault="00ED2419" w:rsidP="00E8488D">
      <w:r>
        <w:t>C</w:t>
      </w:r>
      <w:r w:rsidR="00971FBD">
        <w:t>onsumables</w:t>
      </w:r>
      <w:r w:rsidR="00112917">
        <w:t>:</w:t>
      </w:r>
    </w:p>
    <w:p w14:paraId="25BD4F33" w14:textId="600169EC" w:rsidR="00971FBD" w:rsidRDefault="00971FBD" w:rsidP="00971FBD">
      <w:pPr>
        <w:pStyle w:val="ListParagraph"/>
        <w:numPr>
          <w:ilvl w:val="0"/>
          <w:numId w:val="3"/>
        </w:numPr>
      </w:pPr>
      <w:r>
        <w:t>Sodium Chlorite (80% purity)</w:t>
      </w:r>
      <w:r w:rsidR="0080365D">
        <w:t xml:space="preserve"> </w:t>
      </w:r>
      <w:r w:rsidR="0080365D">
        <w:br/>
        <w:t>Safety data sheet</w:t>
      </w:r>
      <w:r w:rsidR="00064EBA">
        <w:br/>
      </w:r>
      <w:r w:rsidR="0080365D">
        <w:t>(</w:t>
      </w:r>
      <w:hyperlink r:id="rId10" w:history="1">
        <w:r w:rsidR="0080365D">
          <w:rPr>
            <w:rStyle w:val="Hyperlink"/>
          </w:rPr>
          <w:t>https://www.alfa.com/en/msds/?language=EN&amp;subformat=CLP1&amp;sku=14265</w:t>
        </w:r>
      </w:hyperlink>
      <w:r w:rsidR="0080365D">
        <w:t>)</w:t>
      </w:r>
    </w:p>
    <w:p w14:paraId="55AF318B" w14:textId="2C039156" w:rsidR="0080365D" w:rsidRDefault="00971FBD" w:rsidP="0080365D">
      <w:pPr>
        <w:pStyle w:val="ListParagraph"/>
        <w:numPr>
          <w:ilvl w:val="0"/>
          <w:numId w:val="3"/>
        </w:numPr>
      </w:pPr>
      <w:r>
        <w:t>Acetic acid (96%)</w:t>
      </w:r>
      <w:r w:rsidR="0080365D">
        <w:br/>
        <w:t>Safety data sheet</w:t>
      </w:r>
      <w:r w:rsidR="00064EBA">
        <w:br/>
      </w:r>
      <w:r w:rsidR="0080365D">
        <w:t xml:space="preserve"> (</w:t>
      </w:r>
      <w:hyperlink r:id="rId11" w:history="1">
        <w:r w:rsidR="0080365D">
          <w:rPr>
            <w:rStyle w:val="Hyperlink"/>
          </w:rPr>
          <w:t>https://www.merckmillipore.com/AT/de/product/msds/MDA_CHEM-100062?Origin=PDP</w:t>
        </w:r>
      </w:hyperlink>
      <w:r w:rsidR="0080365D">
        <w:t>)</w:t>
      </w:r>
    </w:p>
    <w:p w14:paraId="76CA0516" w14:textId="35B6E625" w:rsidR="00971FBD" w:rsidRDefault="00971FBD" w:rsidP="00C124EB">
      <w:pPr>
        <w:pStyle w:val="ListParagraph"/>
        <w:numPr>
          <w:ilvl w:val="0"/>
          <w:numId w:val="3"/>
        </w:numPr>
      </w:pPr>
      <w:r>
        <w:t>Sodium Hydroxide</w:t>
      </w:r>
      <w:r w:rsidR="00064EBA">
        <w:br/>
        <w:t>Safety data sheet</w:t>
      </w:r>
      <w:r w:rsidR="00064EBA">
        <w:br/>
      </w:r>
      <w:r w:rsidR="003C4046">
        <w:t>(</w:t>
      </w:r>
      <w:hyperlink r:id="rId12" w:history="1">
        <w:r w:rsidR="003C4046">
          <w:rPr>
            <w:rStyle w:val="Hyperlink"/>
          </w:rPr>
          <w:t>https://www.sigmaaldrich.com/MSDS/MSDS/DisplayMSDSPage.do?country=AT&amp;language=EN-</w:t>
        </w:r>
        <w:r w:rsidR="003C4046">
          <w:rPr>
            <w:rStyle w:val="Hyperlink"/>
          </w:rPr>
          <w:lastRenderedPageBreak/>
          <w:t>generic&amp;productNumber=221465&amp;brand=SIGALD&amp;PageToGoToURL=https%3A%2F%2Fwww.sigmaaldrich.com%2Fcatalog%2Fproduct%2Fsigald%2F221465%3Flang%3Dde</w:t>
        </w:r>
      </w:hyperlink>
      <w:r w:rsidR="003C4046">
        <w:t>)</w:t>
      </w:r>
    </w:p>
    <w:p w14:paraId="55C19065" w14:textId="0CBC7C99" w:rsidR="00971FBD" w:rsidRDefault="00971FBD" w:rsidP="00C124EB">
      <w:pPr>
        <w:pStyle w:val="ListParagraph"/>
        <w:numPr>
          <w:ilvl w:val="0"/>
          <w:numId w:val="3"/>
        </w:numPr>
      </w:pPr>
      <w:r>
        <w:t>Distilled water</w:t>
      </w:r>
    </w:p>
    <w:p w14:paraId="3604B227" w14:textId="036BB2A9" w:rsidR="00971FBD" w:rsidRDefault="003C4046" w:rsidP="00C124EB">
      <w:pPr>
        <w:pStyle w:val="ListParagraph"/>
        <w:numPr>
          <w:ilvl w:val="0"/>
          <w:numId w:val="3"/>
        </w:numPr>
      </w:pPr>
      <w:r>
        <w:rPr>
          <w:rFonts w:cstheme="minorHAnsi"/>
        </w:rPr>
        <w:t xml:space="preserve">Pure </w:t>
      </w:r>
      <w:r w:rsidR="00064EBA">
        <w:t>α</w:t>
      </w:r>
      <w:r w:rsidR="009C1F8A">
        <w:t>-cellulose</w:t>
      </w:r>
    </w:p>
    <w:p w14:paraId="4AC4F478" w14:textId="5DDC32C0" w:rsidR="003F2D5C" w:rsidRDefault="003F2D5C" w:rsidP="00C124EB">
      <w:pPr>
        <w:pStyle w:val="ListParagraph"/>
        <w:numPr>
          <w:ilvl w:val="0"/>
          <w:numId w:val="3"/>
        </w:numPr>
      </w:pPr>
      <w:r>
        <w:t>pH indicator strips</w:t>
      </w:r>
      <w:r w:rsidR="003C4046">
        <w:t>, between pH 3-10</w:t>
      </w:r>
    </w:p>
    <w:p w14:paraId="6393CA69" w14:textId="54FFB98E" w:rsidR="00D33992" w:rsidRPr="00D33992" w:rsidRDefault="00D33992" w:rsidP="00D33992">
      <w:pPr>
        <w:pStyle w:val="ListParagraph"/>
        <w:numPr>
          <w:ilvl w:val="0"/>
          <w:numId w:val="3"/>
        </w:numPr>
        <w:rPr>
          <w:lang w:val="de-AT"/>
        </w:rPr>
      </w:pPr>
      <w:r w:rsidRPr="00F53CF7">
        <w:rPr>
          <w:lang w:val="de-AT"/>
        </w:rPr>
        <w:t xml:space="preserve">Teflon </w:t>
      </w:r>
      <w:proofErr w:type="spellStart"/>
      <w:r w:rsidRPr="00F53CF7">
        <w:rPr>
          <w:lang w:val="de-AT"/>
        </w:rPr>
        <w:t>bags</w:t>
      </w:r>
      <w:proofErr w:type="spellEnd"/>
      <w:r w:rsidRPr="00F53CF7">
        <w:rPr>
          <w:lang w:val="de-AT"/>
        </w:rPr>
        <w:t xml:space="preserve"> (</w:t>
      </w:r>
      <w:hyperlink r:id="rId13" w:history="1">
        <w:r w:rsidRPr="00F53CF7">
          <w:rPr>
            <w:rStyle w:val="Hyperlink"/>
            <w:lang w:val="de-AT"/>
          </w:rPr>
          <w:t xml:space="preserve">ANKOM F57 </w:t>
        </w:r>
        <w:proofErr w:type="spellStart"/>
        <w:r w:rsidRPr="00F53CF7">
          <w:rPr>
            <w:rStyle w:val="Hyperlink"/>
            <w:lang w:val="de-AT"/>
          </w:rPr>
          <w:t>filter</w:t>
        </w:r>
        <w:proofErr w:type="spellEnd"/>
        <w:r w:rsidRPr="00F53CF7">
          <w:rPr>
            <w:rStyle w:val="Hyperlink"/>
            <w:lang w:val="de-AT"/>
          </w:rPr>
          <w:t xml:space="preserve"> </w:t>
        </w:r>
        <w:proofErr w:type="spellStart"/>
        <w:r w:rsidRPr="00F53CF7">
          <w:rPr>
            <w:rStyle w:val="Hyperlink"/>
            <w:lang w:val="de-AT"/>
          </w:rPr>
          <w:t>bags</w:t>
        </w:r>
        <w:proofErr w:type="spellEnd"/>
      </w:hyperlink>
      <w:r w:rsidRPr="00F53CF7">
        <w:rPr>
          <w:lang w:val="de-AT"/>
        </w:rPr>
        <w:t>)</w:t>
      </w:r>
    </w:p>
    <w:p w14:paraId="54305DC4" w14:textId="5F9252D6" w:rsidR="00112917" w:rsidRDefault="00971FBD" w:rsidP="00E8488D">
      <w:r>
        <w:t>Needed equipment:</w:t>
      </w:r>
      <w:r w:rsidR="00112917">
        <w:t xml:space="preserve"> </w:t>
      </w:r>
    </w:p>
    <w:p w14:paraId="7C7E0F83" w14:textId="17482598" w:rsidR="00F15D33" w:rsidRDefault="00F15D33" w:rsidP="00F15D33">
      <w:pPr>
        <w:pStyle w:val="ListParagraph"/>
        <w:numPr>
          <w:ilvl w:val="0"/>
          <w:numId w:val="3"/>
        </w:numPr>
      </w:pPr>
      <w:r>
        <w:t>Balance (</w:t>
      </w:r>
      <w:r>
        <w:rPr>
          <w:rFonts w:cstheme="minorHAnsi"/>
        </w:rPr>
        <w:t>±</w:t>
      </w:r>
      <w:r>
        <w:t>0.01 mg &amp; 0.1 g)</w:t>
      </w:r>
    </w:p>
    <w:p w14:paraId="0B80C578" w14:textId="6349D649" w:rsidR="00F15D33" w:rsidRDefault="00F15D33" w:rsidP="00F15D33">
      <w:pPr>
        <w:pStyle w:val="ListParagraph"/>
        <w:numPr>
          <w:ilvl w:val="0"/>
          <w:numId w:val="6"/>
        </w:numPr>
      </w:pPr>
      <w:r>
        <w:t xml:space="preserve">Heat sealer for </w:t>
      </w:r>
      <w:proofErr w:type="spellStart"/>
      <w:r>
        <w:t>ankom</w:t>
      </w:r>
      <w:proofErr w:type="spellEnd"/>
      <w:r>
        <w:t xml:space="preserve"> bags</w:t>
      </w:r>
    </w:p>
    <w:p w14:paraId="4DD99BA3" w14:textId="60AA9C6B" w:rsidR="00F15D33" w:rsidRDefault="00F15D33" w:rsidP="00F15D33">
      <w:pPr>
        <w:pStyle w:val="ListParagraph"/>
        <w:numPr>
          <w:ilvl w:val="0"/>
          <w:numId w:val="6"/>
        </w:numPr>
      </w:pPr>
      <w:r>
        <w:t>Magnetic stirrer + heater</w:t>
      </w:r>
    </w:p>
    <w:p w14:paraId="6136080D" w14:textId="3DAD320D" w:rsidR="00F15D33" w:rsidRDefault="00F15D33" w:rsidP="00F15D33">
      <w:pPr>
        <w:pStyle w:val="ListParagraph"/>
        <w:numPr>
          <w:ilvl w:val="0"/>
          <w:numId w:val="6"/>
        </w:numPr>
      </w:pPr>
      <w:r>
        <w:t>Water bath (shaking)</w:t>
      </w:r>
    </w:p>
    <w:p w14:paraId="3865EDB9" w14:textId="7A4E649D" w:rsidR="00F15D33" w:rsidRDefault="00F15D33" w:rsidP="00F15D33">
      <w:pPr>
        <w:pStyle w:val="ListParagraph"/>
        <w:numPr>
          <w:ilvl w:val="0"/>
          <w:numId w:val="6"/>
        </w:numPr>
      </w:pPr>
      <w:r>
        <w:t>Metal rings to weight down flasks</w:t>
      </w:r>
    </w:p>
    <w:p w14:paraId="2C76CDAD" w14:textId="40E01E26" w:rsidR="00F15D33" w:rsidRDefault="00F15D33" w:rsidP="00F15D33">
      <w:pPr>
        <w:pStyle w:val="ListParagraph"/>
        <w:numPr>
          <w:ilvl w:val="0"/>
          <w:numId w:val="6"/>
        </w:numPr>
      </w:pPr>
      <w:r>
        <w:t>Pipet (5 mL) +tip</w:t>
      </w:r>
    </w:p>
    <w:p w14:paraId="70F15BE9" w14:textId="3E5DD6E1" w:rsidR="00F15D33" w:rsidRDefault="00756B53" w:rsidP="00F15D33">
      <w:pPr>
        <w:pStyle w:val="ListParagraph"/>
        <w:numPr>
          <w:ilvl w:val="0"/>
          <w:numId w:val="6"/>
        </w:numPr>
      </w:pPr>
      <w:r>
        <w:t>Forceps</w:t>
      </w:r>
    </w:p>
    <w:p w14:paraId="13764127" w14:textId="2C5E1E8C" w:rsidR="00F15D33" w:rsidRDefault="00756B53" w:rsidP="00F15D33">
      <w:pPr>
        <w:pStyle w:val="ListParagraph"/>
        <w:numPr>
          <w:ilvl w:val="0"/>
          <w:numId w:val="6"/>
        </w:numPr>
      </w:pPr>
      <w:r>
        <w:t>Funnel</w:t>
      </w:r>
    </w:p>
    <w:p w14:paraId="31C6B0A9" w14:textId="76AA2B12" w:rsidR="00756B53" w:rsidRDefault="00756B53" w:rsidP="00F15D33">
      <w:pPr>
        <w:pStyle w:val="ListParagraph"/>
        <w:numPr>
          <w:ilvl w:val="0"/>
          <w:numId w:val="6"/>
        </w:numPr>
      </w:pPr>
      <w:r>
        <w:t>HDPE waste container</w:t>
      </w:r>
    </w:p>
    <w:p w14:paraId="79435962" w14:textId="067476DB" w:rsidR="00756B53" w:rsidRDefault="00756B53" w:rsidP="00F15D33">
      <w:pPr>
        <w:pStyle w:val="ListParagraph"/>
        <w:numPr>
          <w:ilvl w:val="0"/>
          <w:numId w:val="6"/>
        </w:numPr>
      </w:pPr>
      <w:r>
        <w:t>Drying oven</w:t>
      </w:r>
    </w:p>
    <w:p w14:paraId="3D00746B" w14:textId="6297807E" w:rsidR="00756B53" w:rsidRDefault="00756B53" w:rsidP="00F15D33">
      <w:pPr>
        <w:pStyle w:val="ListParagraph"/>
        <w:numPr>
          <w:ilvl w:val="0"/>
          <w:numId w:val="6"/>
        </w:numPr>
      </w:pPr>
      <w:r>
        <w:t>Heat protectors to hold hot glassware</w:t>
      </w:r>
    </w:p>
    <w:p w14:paraId="391BA732" w14:textId="4584D08F" w:rsidR="00F15D33" w:rsidRDefault="00F15D33" w:rsidP="00E8488D">
      <w:r>
        <w:t>Needed glassware:</w:t>
      </w:r>
    </w:p>
    <w:p w14:paraId="09828249" w14:textId="77777777" w:rsidR="00F15D33" w:rsidRDefault="00F15D33" w:rsidP="00F15D33">
      <w:pPr>
        <w:pStyle w:val="ListParagraph"/>
        <w:numPr>
          <w:ilvl w:val="0"/>
          <w:numId w:val="5"/>
        </w:numPr>
      </w:pPr>
      <w:r>
        <w:t>Erlenmeyer flask (500 mL)</w:t>
      </w:r>
    </w:p>
    <w:p w14:paraId="4F1B098B" w14:textId="77777777" w:rsidR="00F15D33" w:rsidRDefault="00F15D33" w:rsidP="00F15D33">
      <w:pPr>
        <w:pStyle w:val="ListParagraph"/>
        <w:numPr>
          <w:ilvl w:val="0"/>
          <w:numId w:val="5"/>
        </w:numPr>
      </w:pPr>
      <w:r>
        <w:t>Beaker (500 mL)</w:t>
      </w:r>
    </w:p>
    <w:p w14:paraId="3E683664" w14:textId="278F4C9B" w:rsidR="00F15D33" w:rsidRDefault="00F15D33" w:rsidP="00F15D33">
      <w:pPr>
        <w:pStyle w:val="ListParagraph"/>
        <w:numPr>
          <w:ilvl w:val="0"/>
          <w:numId w:val="5"/>
        </w:numPr>
      </w:pPr>
      <w:r>
        <w:t xml:space="preserve">Beaker or </w:t>
      </w:r>
      <w:proofErr w:type="spellStart"/>
      <w:r>
        <w:t>Erlemeyer</w:t>
      </w:r>
      <w:proofErr w:type="spellEnd"/>
      <w:r>
        <w:t xml:space="preserve"> of 5 L</w:t>
      </w:r>
    </w:p>
    <w:p w14:paraId="28B7E834" w14:textId="7E238ECF" w:rsidR="009B2053" w:rsidRDefault="00F15D33" w:rsidP="00756B53">
      <w:pPr>
        <w:pStyle w:val="ListParagraph"/>
        <w:numPr>
          <w:ilvl w:val="0"/>
          <w:numId w:val="5"/>
        </w:numPr>
      </w:pPr>
      <w:r>
        <w:t>Watch glasses to cover Erlenmeyer</w:t>
      </w:r>
    </w:p>
    <w:p w14:paraId="378BC50E" w14:textId="0B45D521" w:rsidR="00112917" w:rsidRDefault="003F2D5C" w:rsidP="003F2D5C">
      <w:pPr>
        <w:pStyle w:val="Heading1"/>
      </w:pPr>
      <w:r>
        <w:t>Solution preparation</w:t>
      </w:r>
    </w:p>
    <w:p w14:paraId="535CF380" w14:textId="7FE43BB0" w:rsidR="003C4046" w:rsidRDefault="003C4046" w:rsidP="009A0C87">
      <w:pPr>
        <w:jc w:val="both"/>
      </w:pPr>
      <w:r>
        <w:t>All preparations should be done in the fume hood</w:t>
      </w:r>
      <w:r w:rsidR="00646B84">
        <w:t xml:space="preserve"> since toxic gasses are produces</w:t>
      </w:r>
      <w:r>
        <w:t>! Extra care should be taken when handling the Sodium Chlorite. It is strongly recommended to wear a mask while working with the Sodium Chlorite powder</w:t>
      </w:r>
    </w:p>
    <w:p w14:paraId="43A49E0C" w14:textId="6E293898" w:rsidR="009A0C87" w:rsidRDefault="009A0C87" w:rsidP="009A0C87">
      <w:pPr>
        <w:pStyle w:val="Heading2"/>
      </w:pPr>
      <w:r>
        <w:t>Acidified Chlorite reaction (lignin removal)</w:t>
      </w:r>
    </w:p>
    <w:p w14:paraId="110E12C1" w14:textId="6F69CD48" w:rsidR="003F2D5C" w:rsidRDefault="003F2D5C" w:rsidP="009A0C87">
      <w:pPr>
        <w:jc w:val="both"/>
      </w:pPr>
      <w:r>
        <w:t>Add 10 g NaClO</w:t>
      </w:r>
      <w:r w:rsidRPr="009A0C87">
        <w:rPr>
          <w:vertAlign w:val="subscript"/>
        </w:rPr>
        <w:t>2</w:t>
      </w:r>
      <w:r>
        <w:t xml:space="preserve"> to 350</w:t>
      </w:r>
      <w:r w:rsidR="00C42D89">
        <w:t> </w:t>
      </w:r>
      <w:r>
        <w:t>mL H</w:t>
      </w:r>
      <w:r w:rsidRPr="009A0C87">
        <w:rPr>
          <w:vertAlign w:val="subscript"/>
        </w:rPr>
        <w:t>2</w:t>
      </w:r>
      <w:r>
        <w:t xml:space="preserve">O </w:t>
      </w:r>
      <w:r w:rsidR="003C4046">
        <w:t>in a beaker of 500</w:t>
      </w:r>
      <w:r w:rsidR="00C42D89">
        <w:t> </w:t>
      </w:r>
      <w:r w:rsidR="003C4046">
        <w:t xml:space="preserve">mL </w:t>
      </w:r>
      <w:r>
        <w:t>and stir until the solution clears out</w:t>
      </w:r>
      <w:r w:rsidR="009A0C87">
        <w:t>.</w:t>
      </w:r>
    </w:p>
    <w:p w14:paraId="7EBE49C0" w14:textId="6BBA73B4" w:rsidR="003F2D5C" w:rsidRDefault="003F2D5C" w:rsidP="003F2D5C">
      <w:r>
        <w:t>To start reaction, add 5 mL acetic acid (96%) to the solution. Add immediately to samples.</w:t>
      </w:r>
    </w:p>
    <w:p w14:paraId="5C504693" w14:textId="0E7B9291" w:rsidR="009A0C87" w:rsidRDefault="009A0C87" w:rsidP="009A0C87">
      <w:pPr>
        <w:pStyle w:val="Heading2"/>
      </w:pPr>
      <w:r>
        <w:t>Bleaching reaction (hemi- and beta-cellulose removal)</w:t>
      </w:r>
    </w:p>
    <w:p w14:paraId="1A385A1F" w14:textId="423EF51B" w:rsidR="002C5CB2" w:rsidRPr="003F2D5C" w:rsidRDefault="00E245B8" w:rsidP="003F2D5C">
      <w:r>
        <w:t xml:space="preserve">Make a </w:t>
      </w:r>
      <w:commentRangeStart w:id="0"/>
      <w:r>
        <w:t>17% NaOH solution (</w:t>
      </w:r>
      <w:r w:rsidR="003C4046">
        <w:t>170</w:t>
      </w:r>
      <w:r w:rsidR="00C42D89">
        <w:t> </w:t>
      </w:r>
      <w:r>
        <w:t>g NaOH flakes per</w:t>
      </w:r>
      <w:r w:rsidR="00C42D89">
        <w:t> </w:t>
      </w:r>
      <w:r w:rsidR="003C4046">
        <w:t>L of water while stirring</w:t>
      </w:r>
      <w:r>
        <w:t>)</w:t>
      </w:r>
      <w:commentRangeEnd w:id="0"/>
      <w:r w:rsidR="004C01C4">
        <w:rPr>
          <w:rStyle w:val="CommentReference"/>
        </w:rPr>
        <w:commentReference w:id="0"/>
      </w:r>
      <w:r w:rsidR="003C4046">
        <w:t>. Make sure to add the NaOH slowly to the water, as this reaction produces a lot of heat</w:t>
      </w:r>
    </w:p>
    <w:p w14:paraId="02016444" w14:textId="77777777" w:rsidR="00756B53" w:rsidRDefault="00756B53">
      <w:pPr>
        <w:rPr>
          <w:rFonts w:asciiTheme="majorHAnsi" w:eastAsiaTheme="majorEastAsia" w:hAnsiTheme="majorHAnsi" w:cstheme="majorBidi"/>
          <w:color w:val="2F5496" w:themeColor="accent1" w:themeShade="BF"/>
          <w:sz w:val="32"/>
          <w:szCs w:val="32"/>
        </w:rPr>
      </w:pPr>
      <w:r>
        <w:br w:type="page"/>
      </w:r>
    </w:p>
    <w:p w14:paraId="5DA9B4BF" w14:textId="2484496B" w:rsidR="00546AB9" w:rsidRDefault="00546AB9" w:rsidP="00546AB9">
      <w:pPr>
        <w:pStyle w:val="Heading1"/>
      </w:pPr>
      <w:r>
        <w:lastRenderedPageBreak/>
        <w:t>Sample preparation</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064EBA" w:rsidRPr="006D699B" w14:paraId="2EA648DF" w14:textId="77777777" w:rsidTr="00064EBA">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7664A867" w14:textId="77777777" w:rsidR="00064EBA" w:rsidRPr="006D699B" w:rsidRDefault="00064EBA" w:rsidP="00745E73">
            <w:pPr>
              <w:pStyle w:val="Style2"/>
              <w:jc w:val="center"/>
              <w:rPr>
                <w:rFonts w:ascii="Times New Roman" w:hAnsi="Times New Roman"/>
                <w:b/>
                <w:sz w:val="28"/>
                <w:szCs w:val="28"/>
                <w:lang w:val="en-US"/>
              </w:rPr>
            </w:pPr>
          </w:p>
          <w:p w14:paraId="0E9D6D0F" w14:textId="77777777" w:rsidR="00064EBA" w:rsidRPr="006D699B" w:rsidRDefault="00064EBA" w:rsidP="00745E73">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486D92D1" w14:textId="77777777" w:rsidR="00064EBA" w:rsidRPr="006D699B" w:rsidRDefault="00064EBA" w:rsidP="00745E73">
            <w:pPr>
              <w:pStyle w:val="Style2"/>
              <w:jc w:val="center"/>
              <w:rPr>
                <w:rFonts w:ascii="Times New Roman" w:hAnsi="Times New Roman"/>
                <w:b/>
                <w:sz w:val="28"/>
                <w:szCs w:val="28"/>
                <w:lang w:val="en-US"/>
              </w:rPr>
            </w:pPr>
          </w:p>
        </w:tc>
      </w:tr>
      <w:tr w:rsidR="00064EBA" w:rsidRPr="00EC77FB" w14:paraId="40250860" w14:textId="77777777" w:rsidTr="00064EBA">
        <w:trPr>
          <w:trHeight w:val="2534"/>
          <w:jc w:val="center"/>
        </w:trPr>
        <w:tc>
          <w:tcPr>
            <w:tcW w:w="4819" w:type="dxa"/>
            <w:tcBorders>
              <w:top w:val="single" w:sz="4" w:space="0" w:color="auto"/>
              <w:bottom w:val="single" w:sz="4" w:space="0" w:color="auto"/>
            </w:tcBorders>
            <w:shd w:val="clear" w:color="auto" w:fill="auto"/>
          </w:tcPr>
          <w:p w14:paraId="46643D48" w14:textId="2766B386" w:rsidR="00064EBA" w:rsidRDefault="00064EBA" w:rsidP="000E0959">
            <w:pPr>
              <w:pStyle w:val="NoSpacing"/>
            </w:pPr>
            <w:r>
              <w:t>Put sample numbers on the Teflon bags with a pencil</w:t>
            </w:r>
            <w:r w:rsidR="0005446D">
              <w:t xml:space="preserve"> (pencil is inert to chemicals and will not be washed off)</w:t>
            </w:r>
          </w:p>
        </w:tc>
        <w:tc>
          <w:tcPr>
            <w:tcW w:w="3973" w:type="dxa"/>
            <w:tcBorders>
              <w:top w:val="single" w:sz="4" w:space="0" w:color="auto"/>
              <w:bottom w:val="single" w:sz="4" w:space="0" w:color="auto"/>
            </w:tcBorders>
            <w:shd w:val="clear" w:color="auto" w:fill="auto"/>
            <w:vAlign w:val="center"/>
          </w:tcPr>
          <w:p w14:paraId="0E8FDD2F" w14:textId="7C07910E" w:rsidR="00064EBA" w:rsidRPr="00EC77FB" w:rsidRDefault="00064EBA" w:rsidP="002C7417">
            <w:pPr>
              <w:pStyle w:val="Style5mod"/>
              <w:numPr>
                <w:ilvl w:val="0"/>
                <w:numId w:val="0"/>
              </w:numPr>
              <w:ind w:left="34"/>
              <w:jc w:val="center"/>
              <w:rPr>
                <w:rFonts w:cs="Tahoma"/>
                <w:noProof/>
                <w:lang w:val="en-GB" w:eastAsia="en-GB"/>
              </w:rPr>
            </w:pPr>
            <w:r w:rsidRPr="00C70192">
              <w:rPr>
                <w:noProof/>
                <w:lang w:val="en-GB" w:eastAsia="en-GB"/>
              </w:rPr>
              <w:drawing>
                <wp:inline distT="0" distB="0" distL="0" distR="0" wp14:anchorId="4954BC06" wp14:editId="52BE086C">
                  <wp:extent cx="1992631" cy="1494473"/>
                  <wp:effectExtent l="0" t="0" r="7620" b="0"/>
                  <wp:docPr id="1" name="Picture 1" descr="C:\Users\u0128926\Box Sync\PhD documents\Pictures\cellulose extraction\IMG_20200130_093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0128926\Box Sync\PhD documents\Pictures\cellulose extraction\IMG_20200130_09324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0297" cy="1500222"/>
                          </a:xfrm>
                          <a:prstGeom prst="rect">
                            <a:avLst/>
                          </a:prstGeom>
                          <a:noFill/>
                          <a:ln>
                            <a:noFill/>
                          </a:ln>
                        </pic:spPr>
                      </pic:pic>
                    </a:graphicData>
                  </a:graphic>
                </wp:inline>
              </w:drawing>
            </w:r>
          </w:p>
        </w:tc>
      </w:tr>
      <w:tr w:rsidR="00064EBA" w:rsidRPr="00EC77FB" w14:paraId="31D3E8BA" w14:textId="77777777" w:rsidTr="00064EBA">
        <w:trPr>
          <w:trHeight w:val="2534"/>
          <w:jc w:val="center"/>
        </w:trPr>
        <w:tc>
          <w:tcPr>
            <w:tcW w:w="4819" w:type="dxa"/>
            <w:tcBorders>
              <w:top w:val="single" w:sz="4" w:space="0" w:color="auto"/>
              <w:bottom w:val="single" w:sz="4" w:space="0" w:color="auto"/>
            </w:tcBorders>
            <w:shd w:val="clear" w:color="auto" w:fill="auto"/>
          </w:tcPr>
          <w:p w14:paraId="6A1220C0" w14:textId="129910BB" w:rsidR="00064EBA" w:rsidRDefault="00064EBA" w:rsidP="00E245B8">
            <w:pPr>
              <w:pStyle w:val="NoSpacing"/>
            </w:pPr>
            <w:r>
              <w:t>Fill Teflon bags with approx. 200 mg leaf sample</w:t>
            </w:r>
          </w:p>
        </w:tc>
        <w:tc>
          <w:tcPr>
            <w:tcW w:w="3973" w:type="dxa"/>
            <w:tcBorders>
              <w:top w:val="single" w:sz="4" w:space="0" w:color="auto"/>
              <w:bottom w:val="single" w:sz="4" w:space="0" w:color="auto"/>
            </w:tcBorders>
            <w:shd w:val="clear" w:color="auto" w:fill="auto"/>
            <w:vAlign w:val="center"/>
          </w:tcPr>
          <w:p w14:paraId="547F4702" w14:textId="11F57B6A" w:rsidR="00064EBA" w:rsidRPr="00EC77FB" w:rsidRDefault="000E0959" w:rsidP="002C7417">
            <w:pPr>
              <w:pStyle w:val="Style5mod"/>
              <w:numPr>
                <w:ilvl w:val="0"/>
                <w:numId w:val="0"/>
              </w:numPr>
              <w:ind w:left="34"/>
              <w:jc w:val="center"/>
              <w:rPr>
                <w:rFonts w:cs="Tahoma"/>
                <w:noProof/>
                <w:lang w:val="en-GB" w:eastAsia="en-GB"/>
              </w:rPr>
            </w:pPr>
            <w:r>
              <w:rPr>
                <w:rFonts w:cs="Tahoma"/>
                <w:noProof/>
                <w:lang w:val="en-GB" w:eastAsia="en-GB"/>
              </w:rPr>
              <w:drawing>
                <wp:inline distT="0" distB="0" distL="0" distR="0" wp14:anchorId="62001DA3" wp14:editId="2737E7EE">
                  <wp:extent cx="2106000" cy="1576684"/>
                  <wp:effectExtent l="0" t="0" r="8890" b="5080"/>
                  <wp:docPr id="27" name="Picture 27" descr="C:\Users\u0128926\Downloads\IMG_20200227_135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0128926\Downloads\IMG_20200227_135948.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6000" cy="1576684"/>
                          </a:xfrm>
                          <a:prstGeom prst="rect">
                            <a:avLst/>
                          </a:prstGeom>
                          <a:noFill/>
                          <a:ln>
                            <a:noFill/>
                          </a:ln>
                        </pic:spPr>
                      </pic:pic>
                    </a:graphicData>
                  </a:graphic>
                </wp:inline>
              </w:drawing>
            </w:r>
          </w:p>
        </w:tc>
      </w:tr>
      <w:tr w:rsidR="00064EBA" w:rsidRPr="007E4E64" w14:paraId="762D5194" w14:textId="77777777" w:rsidTr="00064EBA">
        <w:trPr>
          <w:trHeight w:val="2534"/>
          <w:jc w:val="center"/>
        </w:trPr>
        <w:tc>
          <w:tcPr>
            <w:tcW w:w="4819" w:type="dxa"/>
            <w:tcBorders>
              <w:top w:val="single" w:sz="4" w:space="0" w:color="auto"/>
              <w:bottom w:val="single" w:sz="4" w:space="0" w:color="auto"/>
            </w:tcBorders>
            <w:shd w:val="clear" w:color="auto" w:fill="auto"/>
          </w:tcPr>
          <w:p w14:paraId="6BF5E583" w14:textId="6D1E7DDB" w:rsidR="00064EBA" w:rsidRPr="002F471E" w:rsidRDefault="00064EBA" w:rsidP="002C7417">
            <w:pPr>
              <w:pStyle w:val="NoSpacing"/>
            </w:pPr>
            <w:r>
              <w:t>Include empty bags for blank weight correction, take tare weight and record value</w:t>
            </w:r>
          </w:p>
        </w:tc>
        <w:tc>
          <w:tcPr>
            <w:tcW w:w="3973" w:type="dxa"/>
            <w:tcBorders>
              <w:top w:val="single" w:sz="4" w:space="0" w:color="auto"/>
              <w:bottom w:val="single" w:sz="4" w:space="0" w:color="auto"/>
            </w:tcBorders>
            <w:shd w:val="clear" w:color="auto" w:fill="auto"/>
            <w:vAlign w:val="center"/>
          </w:tcPr>
          <w:p w14:paraId="5372CCF2" w14:textId="05B54AC6" w:rsidR="00064EBA" w:rsidRPr="007E4E64" w:rsidRDefault="00064EBA" w:rsidP="002C7417">
            <w:pPr>
              <w:pStyle w:val="Style5mod"/>
              <w:numPr>
                <w:ilvl w:val="0"/>
                <w:numId w:val="0"/>
              </w:numPr>
              <w:ind w:left="34"/>
              <w:jc w:val="center"/>
              <w:rPr>
                <w:rFonts w:cs="Tahoma"/>
                <w:noProof/>
                <w:lang w:val="en-GB" w:eastAsia="en-GB"/>
              </w:rPr>
            </w:pPr>
          </w:p>
        </w:tc>
      </w:tr>
      <w:tr w:rsidR="00064EBA" w14:paraId="26362D36" w14:textId="77777777" w:rsidTr="00064EBA">
        <w:trPr>
          <w:trHeight w:val="2534"/>
          <w:jc w:val="center"/>
        </w:trPr>
        <w:tc>
          <w:tcPr>
            <w:tcW w:w="4819" w:type="dxa"/>
            <w:tcBorders>
              <w:top w:val="single" w:sz="4" w:space="0" w:color="auto"/>
              <w:bottom w:val="single" w:sz="4" w:space="0" w:color="auto"/>
            </w:tcBorders>
            <w:shd w:val="clear" w:color="auto" w:fill="auto"/>
          </w:tcPr>
          <w:p w14:paraId="39E8A39B" w14:textId="71C99835" w:rsidR="00064EBA" w:rsidRDefault="00064EBA" w:rsidP="00064EBA">
            <w:pPr>
              <w:pStyle w:val="NoSpacing"/>
            </w:pPr>
            <w:r>
              <w:t>Add</w:t>
            </w:r>
            <w:ins w:id="1" w:author="Mathilde Vantyghem" w:date="2021-12-10T08:46:00Z">
              <w:r w:rsidR="004C01C4">
                <w:t xml:space="preserve"> </w:t>
              </w:r>
            </w:ins>
            <w:ins w:id="2" w:author="Mathilde Vantyghem" w:date="2021-12-10T08:47:00Z">
              <w:r w:rsidR="004C01C4">
                <w:t>samples of</w:t>
              </w:r>
            </w:ins>
            <w:r>
              <w:t xml:space="preserve"> pure α-cellulose or lab standard to check the reproducibility between batches</w:t>
            </w:r>
          </w:p>
        </w:tc>
        <w:tc>
          <w:tcPr>
            <w:tcW w:w="3973" w:type="dxa"/>
            <w:tcBorders>
              <w:top w:val="single" w:sz="4" w:space="0" w:color="auto"/>
              <w:bottom w:val="single" w:sz="4" w:space="0" w:color="auto"/>
            </w:tcBorders>
            <w:shd w:val="clear" w:color="auto" w:fill="auto"/>
            <w:vAlign w:val="center"/>
          </w:tcPr>
          <w:p w14:paraId="2CD944EE" w14:textId="575F0197" w:rsidR="00064EBA" w:rsidRPr="001C1B87" w:rsidRDefault="00064EBA" w:rsidP="002C7417">
            <w:pPr>
              <w:pStyle w:val="Style5mod"/>
              <w:numPr>
                <w:ilvl w:val="0"/>
                <w:numId w:val="0"/>
              </w:numPr>
              <w:ind w:left="34"/>
              <w:jc w:val="center"/>
              <w:rPr>
                <w:noProof/>
                <w:lang w:val="en-GB"/>
              </w:rPr>
            </w:pPr>
            <w:r w:rsidRPr="00CF0E4D">
              <w:rPr>
                <w:noProof/>
                <w:lang w:val="en-GB" w:eastAsia="en-GB"/>
              </w:rPr>
              <w:drawing>
                <wp:inline distT="0" distB="0" distL="0" distR="0" wp14:anchorId="76B23003" wp14:editId="4B72CD6A">
                  <wp:extent cx="1662113" cy="2216150"/>
                  <wp:effectExtent l="0" t="0" r="0" b="0"/>
                  <wp:docPr id="15" name="Picture 15" descr="C:\Users\u0128926\Box Sync\PhD documents\Pictures\cellulose extraction\IMG_20200203_155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0128926\Box Sync\PhD documents\Pictures\cellulose extraction\IMG_20200203_155655.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63423" cy="2217897"/>
                          </a:xfrm>
                          <a:prstGeom prst="rect">
                            <a:avLst/>
                          </a:prstGeom>
                          <a:noFill/>
                          <a:ln>
                            <a:noFill/>
                          </a:ln>
                        </pic:spPr>
                      </pic:pic>
                    </a:graphicData>
                  </a:graphic>
                </wp:inline>
              </w:drawing>
            </w:r>
          </w:p>
        </w:tc>
      </w:tr>
      <w:tr w:rsidR="00064EBA" w14:paraId="4136BB45" w14:textId="77777777" w:rsidTr="00064EBA">
        <w:trPr>
          <w:trHeight w:val="2534"/>
          <w:jc w:val="center"/>
        </w:trPr>
        <w:tc>
          <w:tcPr>
            <w:tcW w:w="4819" w:type="dxa"/>
            <w:tcBorders>
              <w:top w:val="single" w:sz="4" w:space="0" w:color="auto"/>
            </w:tcBorders>
            <w:shd w:val="clear" w:color="auto" w:fill="auto"/>
          </w:tcPr>
          <w:p w14:paraId="5A193DC9" w14:textId="75014D63" w:rsidR="00064EBA" w:rsidRDefault="00064EBA" w:rsidP="002C7417">
            <w:pPr>
              <w:pStyle w:val="NoSpacing"/>
            </w:pPr>
            <w:r>
              <w:lastRenderedPageBreak/>
              <w:t>Heat seal the bags</w:t>
            </w:r>
          </w:p>
        </w:tc>
        <w:tc>
          <w:tcPr>
            <w:tcW w:w="3973" w:type="dxa"/>
            <w:tcBorders>
              <w:top w:val="single" w:sz="4" w:space="0" w:color="auto"/>
            </w:tcBorders>
            <w:shd w:val="clear" w:color="auto" w:fill="auto"/>
            <w:vAlign w:val="center"/>
          </w:tcPr>
          <w:p w14:paraId="15643AF6" w14:textId="297E73DE" w:rsidR="00064EBA" w:rsidRPr="001C1B87" w:rsidRDefault="000E0959" w:rsidP="002C7417">
            <w:pPr>
              <w:pStyle w:val="Style5mod"/>
              <w:numPr>
                <w:ilvl w:val="0"/>
                <w:numId w:val="0"/>
              </w:numPr>
              <w:ind w:left="34"/>
              <w:jc w:val="center"/>
              <w:rPr>
                <w:noProof/>
                <w:lang w:val="en-GB"/>
              </w:rPr>
            </w:pPr>
            <w:r>
              <w:rPr>
                <w:noProof/>
                <w:lang w:val="en-GB" w:eastAsia="en-GB"/>
              </w:rPr>
              <w:drawing>
                <wp:inline distT="0" distB="0" distL="0" distR="0" wp14:anchorId="4D00CE05" wp14:editId="32EC6338">
                  <wp:extent cx="1579500" cy="2106000"/>
                  <wp:effectExtent l="3493" t="0" r="5397" b="5398"/>
                  <wp:docPr id="19" name="Picture 19" descr="C:\Users\u0128926\Downloads\IMG_20200227_134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0128926\Downloads\IMG_20200227_13491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1579500" cy="2106000"/>
                          </a:xfrm>
                          <a:prstGeom prst="rect">
                            <a:avLst/>
                          </a:prstGeom>
                          <a:noFill/>
                          <a:ln>
                            <a:noFill/>
                          </a:ln>
                        </pic:spPr>
                      </pic:pic>
                    </a:graphicData>
                  </a:graphic>
                </wp:inline>
              </w:drawing>
            </w:r>
          </w:p>
        </w:tc>
      </w:tr>
    </w:tbl>
    <w:p w14:paraId="6A525510" w14:textId="62C5C459" w:rsidR="00546AB9" w:rsidRDefault="00546AB9" w:rsidP="00546AB9"/>
    <w:p w14:paraId="580A6DC3" w14:textId="2AC55EC2" w:rsidR="0075532D" w:rsidRDefault="009C1F8A" w:rsidP="0075532D">
      <w:pPr>
        <w:pStyle w:val="Heading1"/>
      </w:pPr>
      <w:r>
        <w:t>Acidified Chlorite reaction</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064EBA" w:rsidRPr="006D699B" w14:paraId="5A2B923B" w14:textId="77777777" w:rsidTr="00064EBA">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72C8861E" w14:textId="77777777" w:rsidR="00064EBA" w:rsidRPr="006D699B" w:rsidRDefault="00064EBA" w:rsidP="00745E73">
            <w:pPr>
              <w:pStyle w:val="Style2"/>
              <w:jc w:val="center"/>
              <w:rPr>
                <w:rFonts w:ascii="Times New Roman" w:hAnsi="Times New Roman"/>
                <w:b/>
                <w:sz w:val="28"/>
                <w:szCs w:val="28"/>
                <w:lang w:val="en-US"/>
              </w:rPr>
            </w:pPr>
          </w:p>
          <w:p w14:paraId="11CE1CB2" w14:textId="77777777" w:rsidR="00064EBA" w:rsidRPr="006D699B" w:rsidRDefault="00064EBA" w:rsidP="00745E73">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2B2F8C71" w14:textId="77777777" w:rsidR="00064EBA" w:rsidRPr="006D699B" w:rsidRDefault="00064EBA" w:rsidP="00745E73">
            <w:pPr>
              <w:pStyle w:val="Style2"/>
              <w:jc w:val="center"/>
              <w:rPr>
                <w:rFonts w:ascii="Times New Roman" w:hAnsi="Times New Roman"/>
                <w:b/>
                <w:sz w:val="28"/>
                <w:szCs w:val="28"/>
                <w:lang w:val="en-US"/>
              </w:rPr>
            </w:pPr>
          </w:p>
        </w:tc>
      </w:tr>
      <w:tr w:rsidR="00064EBA" w:rsidRPr="00EC77FB" w14:paraId="13547C0E" w14:textId="77777777" w:rsidTr="00064EBA">
        <w:trPr>
          <w:trHeight w:val="2534"/>
          <w:jc w:val="center"/>
        </w:trPr>
        <w:tc>
          <w:tcPr>
            <w:tcW w:w="4819" w:type="dxa"/>
            <w:tcBorders>
              <w:top w:val="single" w:sz="4" w:space="0" w:color="auto"/>
              <w:bottom w:val="single" w:sz="4" w:space="0" w:color="auto"/>
            </w:tcBorders>
            <w:shd w:val="clear" w:color="auto" w:fill="auto"/>
          </w:tcPr>
          <w:p w14:paraId="495C2DF5" w14:textId="11F90D9B" w:rsidR="00064EBA" w:rsidRPr="006D699B" w:rsidRDefault="00064EBA" w:rsidP="00745E73">
            <w:pPr>
              <w:pStyle w:val="NoSpacing"/>
            </w:pPr>
            <w:r>
              <w:t>Switch on the water bath at 70°C</w:t>
            </w:r>
          </w:p>
        </w:tc>
        <w:tc>
          <w:tcPr>
            <w:tcW w:w="3973" w:type="dxa"/>
            <w:tcBorders>
              <w:top w:val="single" w:sz="4" w:space="0" w:color="auto"/>
              <w:bottom w:val="single" w:sz="4" w:space="0" w:color="auto"/>
            </w:tcBorders>
            <w:shd w:val="clear" w:color="auto" w:fill="auto"/>
            <w:vAlign w:val="center"/>
          </w:tcPr>
          <w:p w14:paraId="705BF860" w14:textId="1809727D" w:rsidR="00064EBA" w:rsidRPr="00EC77FB" w:rsidRDefault="00064EBA" w:rsidP="00745E73">
            <w:pPr>
              <w:pStyle w:val="Style5mod"/>
              <w:numPr>
                <w:ilvl w:val="0"/>
                <w:numId w:val="0"/>
              </w:numPr>
              <w:ind w:left="34"/>
              <w:jc w:val="center"/>
              <w:rPr>
                <w:rFonts w:cs="Tahoma"/>
                <w:noProof/>
                <w:lang w:val="en-GB" w:eastAsia="en-GB"/>
              </w:rPr>
            </w:pPr>
            <w:r w:rsidRPr="00CF0E4D">
              <w:rPr>
                <w:rFonts w:cs="Tahoma"/>
                <w:noProof/>
                <w:lang w:val="en-GB" w:eastAsia="en-GB"/>
              </w:rPr>
              <w:drawing>
                <wp:inline distT="0" distB="0" distL="0" distR="0" wp14:anchorId="4B946705" wp14:editId="6104414F">
                  <wp:extent cx="2106000" cy="1579500"/>
                  <wp:effectExtent l="0" t="0" r="8890" b="1905"/>
                  <wp:docPr id="14" name="Picture 14" descr="C:\Users\u0128926\Box Sync\PhD documents\Pictures\cellulose extraction\IMG_20200203_155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0128926\Box Sync\PhD documents\Pictures\cellulose extraction\IMG_20200203_15590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064EBA" w:rsidRPr="007E4E64" w14:paraId="087CC5D4" w14:textId="77777777" w:rsidTr="00064EBA">
        <w:trPr>
          <w:trHeight w:val="2534"/>
          <w:jc w:val="center"/>
        </w:trPr>
        <w:tc>
          <w:tcPr>
            <w:tcW w:w="4819" w:type="dxa"/>
            <w:tcBorders>
              <w:top w:val="single" w:sz="4" w:space="0" w:color="auto"/>
              <w:bottom w:val="single" w:sz="4" w:space="0" w:color="auto"/>
            </w:tcBorders>
            <w:shd w:val="clear" w:color="auto" w:fill="auto"/>
          </w:tcPr>
          <w:p w14:paraId="33865428" w14:textId="3F512712" w:rsidR="00064EBA" w:rsidRDefault="00064EBA" w:rsidP="009C1F8A">
            <w:pPr>
              <w:pStyle w:val="NoSpacing"/>
            </w:pPr>
            <w:r>
              <w:t xml:space="preserve">Put the samples in an </w:t>
            </w:r>
            <w:r w:rsidR="009B2053">
              <w:t xml:space="preserve">500 </w:t>
            </w:r>
            <w:r>
              <w:t>Erlenmeyer flask, max. 40 bags per flask</w:t>
            </w:r>
            <w:r w:rsidR="009B2053">
              <w:t xml:space="preserve"> (include 2 blanks and 2 pure cellulose per flask</w:t>
            </w:r>
            <w:ins w:id="3" w:author="Mathilde Vantyghem" w:date="2021-12-10T08:47:00Z">
              <w:r w:rsidR="004C01C4">
                <w:t xml:space="preserve"> and write down which samples are in which flask</w:t>
              </w:r>
            </w:ins>
            <w:r w:rsidR="009B2053">
              <w:t>)</w:t>
            </w:r>
          </w:p>
        </w:tc>
        <w:tc>
          <w:tcPr>
            <w:tcW w:w="3973" w:type="dxa"/>
            <w:tcBorders>
              <w:top w:val="single" w:sz="4" w:space="0" w:color="auto"/>
              <w:bottom w:val="single" w:sz="4" w:space="0" w:color="auto"/>
            </w:tcBorders>
            <w:shd w:val="clear" w:color="auto" w:fill="auto"/>
            <w:vAlign w:val="center"/>
          </w:tcPr>
          <w:p w14:paraId="435755A0" w14:textId="0CA96FF5" w:rsidR="00064EBA" w:rsidRPr="007E4E64" w:rsidRDefault="00064EBA" w:rsidP="00745E73">
            <w:pPr>
              <w:pStyle w:val="Style5mod"/>
              <w:numPr>
                <w:ilvl w:val="0"/>
                <w:numId w:val="0"/>
              </w:numPr>
              <w:ind w:left="34"/>
              <w:jc w:val="center"/>
              <w:rPr>
                <w:rFonts w:cs="Tahoma"/>
                <w:noProof/>
                <w:lang w:val="en-GB" w:eastAsia="en-GB"/>
              </w:rPr>
            </w:pPr>
            <w:r w:rsidRPr="00513BAF">
              <w:rPr>
                <w:rFonts w:cs="Tahoma"/>
                <w:noProof/>
                <w:lang w:val="en-GB" w:eastAsia="en-GB"/>
              </w:rPr>
              <w:drawing>
                <wp:inline distT="0" distB="0" distL="0" distR="0" wp14:anchorId="3D50618B" wp14:editId="18202E36">
                  <wp:extent cx="2106000" cy="1579500"/>
                  <wp:effectExtent l="0" t="0" r="8890" b="1905"/>
                  <wp:docPr id="11" name="Picture 11" descr="C:\Users\u0128926\Box Sync\PhD documents\Pictures\cellulose extraction\IMG_20200130_094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0128926\Box Sync\PhD documents\Pictures\cellulose extraction\IMG_20200130_09400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064EBA" w14:paraId="50B0B760" w14:textId="77777777" w:rsidTr="00064EBA">
        <w:trPr>
          <w:trHeight w:val="2534"/>
          <w:jc w:val="center"/>
        </w:trPr>
        <w:tc>
          <w:tcPr>
            <w:tcW w:w="4819" w:type="dxa"/>
            <w:tcBorders>
              <w:top w:val="single" w:sz="4" w:space="0" w:color="auto"/>
              <w:bottom w:val="single" w:sz="4" w:space="0" w:color="auto"/>
            </w:tcBorders>
            <w:shd w:val="clear" w:color="auto" w:fill="auto"/>
          </w:tcPr>
          <w:p w14:paraId="54850F35" w14:textId="54D1965A" w:rsidR="00064EBA" w:rsidRDefault="00064EBA" w:rsidP="0075532D">
            <w:pPr>
              <w:pStyle w:val="NoSpacing"/>
            </w:pPr>
            <w:r w:rsidRPr="009A0C87">
              <w:rPr>
                <w:u w:val="single"/>
              </w:rPr>
              <w:t>Caution:</w:t>
            </w:r>
            <w:r>
              <w:t xml:space="preserve"> In the fume hood: Dissolve 10</w:t>
            </w:r>
            <w:r w:rsidR="00C42D89">
              <w:t> </w:t>
            </w:r>
            <w:r>
              <w:t>g Sodium Chlorite (80%) in 350</w:t>
            </w:r>
            <w:r w:rsidR="00C42D89">
              <w:t> </w:t>
            </w:r>
            <w:r>
              <w:t>mL distilled water on a magnetic stirring plate</w:t>
            </w:r>
          </w:p>
        </w:tc>
        <w:tc>
          <w:tcPr>
            <w:tcW w:w="3973" w:type="dxa"/>
            <w:tcBorders>
              <w:top w:val="single" w:sz="4" w:space="0" w:color="auto"/>
              <w:bottom w:val="single" w:sz="4" w:space="0" w:color="auto"/>
            </w:tcBorders>
            <w:shd w:val="clear" w:color="auto" w:fill="auto"/>
            <w:vAlign w:val="center"/>
          </w:tcPr>
          <w:p w14:paraId="0FA53A0D" w14:textId="2B0EBE27" w:rsidR="00064EBA" w:rsidRPr="001C1B87" w:rsidRDefault="00064EBA" w:rsidP="00745E73">
            <w:pPr>
              <w:pStyle w:val="Style5mod"/>
              <w:numPr>
                <w:ilvl w:val="0"/>
                <w:numId w:val="0"/>
              </w:numPr>
              <w:ind w:left="34"/>
              <w:jc w:val="center"/>
              <w:rPr>
                <w:noProof/>
                <w:lang w:val="en-GB"/>
              </w:rPr>
            </w:pPr>
            <w:r w:rsidRPr="00706EDD">
              <w:rPr>
                <w:noProof/>
                <w:lang w:val="en-GB" w:eastAsia="en-GB"/>
              </w:rPr>
              <w:drawing>
                <wp:inline distT="0" distB="0" distL="0" distR="0" wp14:anchorId="6FA197DC" wp14:editId="7074B33D">
                  <wp:extent cx="2106000" cy="1579501"/>
                  <wp:effectExtent l="0" t="0" r="8890" b="1905"/>
                  <wp:docPr id="16" name="Picture 16" descr="C:\Users\u0128926\Box Sync\PhD documents\Pictures\cellulose extraction\IMG_20200130_115707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0128926\Box Sync\PhD documents\Pictures\cellulose extraction\IMG_20200130_11570706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06000" cy="1579501"/>
                          </a:xfrm>
                          <a:prstGeom prst="rect">
                            <a:avLst/>
                          </a:prstGeom>
                          <a:noFill/>
                          <a:ln>
                            <a:noFill/>
                          </a:ln>
                        </pic:spPr>
                      </pic:pic>
                    </a:graphicData>
                  </a:graphic>
                </wp:inline>
              </w:drawing>
            </w:r>
          </w:p>
        </w:tc>
      </w:tr>
      <w:tr w:rsidR="00064EBA" w14:paraId="39ADF447" w14:textId="77777777" w:rsidTr="00064EBA">
        <w:trPr>
          <w:trHeight w:val="2534"/>
          <w:jc w:val="center"/>
        </w:trPr>
        <w:tc>
          <w:tcPr>
            <w:tcW w:w="4819" w:type="dxa"/>
            <w:tcBorders>
              <w:top w:val="single" w:sz="4" w:space="0" w:color="auto"/>
              <w:bottom w:val="single" w:sz="4" w:space="0" w:color="auto"/>
            </w:tcBorders>
            <w:shd w:val="clear" w:color="auto" w:fill="auto"/>
          </w:tcPr>
          <w:p w14:paraId="5899471E" w14:textId="2A7FCC52" w:rsidR="009B2053" w:rsidRPr="009B2053" w:rsidRDefault="00064EBA" w:rsidP="009B2053">
            <w:pPr>
              <w:pStyle w:val="NoSpacing"/>
            </w:pPr>
            <w:r>
              <w:lastRenderedPageBreak/>
              <w:t>Add 5 mL Acetic Acid (96%) and immediately add the solution to the</w:t>
            </w:r>
            <w:r w:rsidR="009B2053">
              <w:t xml:space="preserve"> 500 mL</w:t>
            </w:r>
            <w:r>
              <w:t xml:space="preserve"> Erlenmeyer flask</w:t>
            </w:r>
          </w:p>
        </w:tc>
        <w:tc>
          <w:tcPr>
            <w:tcW w:w="3973" w:type="dxa"/>
            <w:tcBorders>
              <w:top w:val="single" w:sz="4" w:space="0" w:color="auto"/>
              <w:bottom w:val="single" w:sz="4" w:space="0" w:color="auto"/>
            </w:tcBorders>
            <w:shd w:val="clear" w:color="auto" w:fill="auto"/>
            <w:vAlign w:val="center"/>
          </w:tcPr>
          <w:p w14:paraId="0B4A3A5F" w14:textId="6E04758C" w:rsidR="00064EBA" w:rsidRPr="001C1B87" w:rsidRDefault="00064EBA" w:rsidP="00745E73">
            <w:pPr>
              <w:pStyle w:val="Style5mod"/>
              <w:numPr>
                <w:ilvl w:val="0"/>
                <w:numId w:val="0"/>
              </w:numPr>
              <w:ind w:left="34"/>
              <w:jc w:val="center"/>
              <w:rPr>
                <w:noProof/>
                <w:lang w:val="en-GB"/>
              </w:rPr>
            </w:pPr>
            <w:r w:rsidRPr="00706EDD">
              <w:rPr>
                <w:noProof/>
                <w:lang w:val="en-GB" w:eastAsia="en-GB"/>
              </w:rPr>
              <w:drawing>
                <wp:inline distT="0" distB="0" distL="0" distR="0" wp14:anchorId="3C1E5E77" wp14:editId="73CF4FF0">
                  <wp:extent cx="2106000" cy="1579499"/>
                  <wp:effectExtent l="0" t="0" r="8890" b="1905"/>
                  <wp:docPr id="6" name="Picture 6" descr="C:\Users\u0128926\Box Sync\PhD documents\Pictures\cellulose extraction\IMG-20200130-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0128926\Box Sync\PhD documents\Pictures\cellulose extraction\IMG-20200130-WA002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064EBA" w14:paraId="7356C4B8" w14:textId="77777777" w:rsidTr="00064EBA">
        <w:trPr>
          <w:trHeight w:val="2534"/>
          <w:jc w:val="center"/>
        </w:trPr>
        <w:tc>
          <w:tcPr>
            <w:tcW w:w="4819" w:type="dxa"/>
            <w:tcBorders>
              <w:top w:val="single" w:sz="4" w:space="0" w:color="auto"/>
              <w:bottom w:val="single" w:sz="4" w:space="0" w:color="auto"/>
            </w:tcBorders>
            <w:shd w:val="clear" w:color="auto" w:fill="auto"/>
          </w:tcPr>
          <w:p w14:paraId="172A3AAB" w14:textId="576BC6BF" w:rsidR="00064EBA" w:rsidRDefault="00064EBA" w:rsidP="00470D4B">
            <w:pPr>
              <w:pStyle w:val="NoSpacing"/>
            </w:pPr>
            <w:r>
              <w:t>Incubate the solution containing the bags for 1 hour in the water bath at 70°C while shaking. Fix Erlenmeyer flasks with metal weights</w:t>
            </w:r>
            <w:r w:rsidR="00D33992">
              <w:t xml:space="preserve"> and put watch glasses on top of the Erlenmeyer.</w:t>
            </w:r>
          </w:p>
          <w:p w14:paraId="2F593387" w14:textId="34AF340E" w:rsidR="009B2053" w:rsidRPr="009B2053" w:rsidRDefault="009B2053" w:rsidP="009B2053">
            <w:pPr>
              <w:pStyle w:val="Bulletedlist2"/>
              <w:rPr>
                <w:u w:val="none"/>
              </w:rPr>
            </w:pPr>
            <w:r w:rsidRPr="009A0C87">
              <w:t>Caution:</w:t>
            </w:r>
            <w:r>
              <w:rPr>
                <w:u w:val="none"/>
              </w:rPr>
              <w:t xml:space="preserve"> Gas is produced in this step. This gas can be trapped between the bags and make the solution run over. Timely check and stir if needed.</w:t>
            </w:r>
          </w:p>
        </w:tc>
        <w:tc>
          <w:tcPr>
            <w:tcW w:w="3973" w:type="dxa"/>
            <w:tcBorders>
              <w:top w:val="single" w:sz="4" w:space="0" w:color="auto"/>
              <w:bottom w:val="single" w:sz="4" w:space="0" w:color="auto"/>
            </w:tcBorders>
            <w:shd w:val="clear" w:color="auto" w:fill="auto"/>
            <w:vAlign w:val="center"/>
          </w:tcPr>
          <w:p w14:paraId="0C1A9870" w14:textId="7254278D" w:rsidR="00064EBA" w:rsidRPr="001C1B87" w:rsidRDefault="00064EBA" w:rsidP="00745E73">
            <w:pPr>
              <w:pStyle w:val="Style5mod"/>
              <w:numPr>
                <w:ilvl w:val="0"/>
                <w:numId w:val="0"/>
              </w:numPr>
              <w:ind w:left="34"/>
              <w:jc w:val="center"/>
              <w:rPr>
                <w:noProof/>
                <w:lang w:val="en-GB"/>
              </w:rPr>
            </w:pPr>
            <w:r w:rsidRPr="00706EDD">
              <w:rPr>
                <w:noProof/>
                <w:lang w:val="en-GB" w:eastAsia="en-GB"/>
              </w:rPr>
              <w:drawing>
                <wp:inline distT="0" distB="0" distL="0" distR="0" wp14:anchorId="217E4935" wp14:editId="2D2AFB4A">
                  <wp:extent cx="2106000" cy="1579499"/>
                  <wp:effectExtent l="0" t="0" r="8890" b="1905"/>
                  <wp:docPr id="17" name="Picture 17" descr="C:\Users\u0128926\Box Sync\PhD documents\Pictures\cellulose extraction\IMG_20200203_094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0128926\Box Sync\PhD documents\Pictures\cellulose extraction\IMG_20200203_09484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064EBA" w14:paraId="7FBE25EE" w14:textId="77777777" w:rsidTr="00064EBA">
        <w:trPr>
          <w:trHeight w:val="2534"/>
          <w:jc w:val="center"/>
        </w:trPr>
        <w:tc>
          <w:tcPr>
            <w:tcW w:w="4819" w:type="dxa"/>
            <w:tcBorders>
              <w:top w:val="single" w:sz="4" w:space="0" w:color="auto"/>
              <w:bottom w:val="single" w:sz="4" w:space="0" w:color="auto"/>
            </w:tcBorders>
            <w:shd w:val="clear" w:color="auto" w:fill="auto"/>
          </w:tcPr>
          <w:p w14:paraId="104F5781" w14:textId="7E985432" w:rsidR="00064EBA" w:rsidRDefault="00064EBA" w:rsidP="003F2D5C">
            <w:pPr>
              <w:pStyle w:val="NoSpacing"/>
            </w:pPr>
            <w:r>
              <w:t>Take the Erlenmeyer flasks out of the bath and pour the solution in a special waste container</w:t>
            </w:r>
          </w:p>
        </w:tc>
        <w:tc>
          <w:tcPr>
            <w:tcW w:w="3973" w:type="dxa"/>
            <w:tcBorders>
              <w:top w:val="single" w:sz="4" w:space="0" w:color="auto"/>
              <w:bottom w:val="single" w:sz="4" w:space="0" w:color="auto"/>
            </w:tcBorders>
            <w:shd w:val="clear" w:color="auto" w:fill="auto"/>
            <w:vAlign w:val="center"/>
          </w:tcPr>
          <w:p w14:paraId="4EDC97F3" w14:textId="15519071" w:rsidR="00064EBA" w:rsidRPr="001C1B87" w:rsidRDefault="00064EBA" w:rsidP="00745E73">
            <w:pPr>
              <w:pStyle w:val="Style5mod"/>
              <w:numPr>
                <w:ilvl w:val="0"/>
                <w:numId w:val="0"/>
              </w:numPr>
              <w:ind w:left="34"/>
              <w:jc w:val="center"/>
              <w:rPr>
                <w:noProof/>
                <w:lang w:val="en-GB"/>
              </w:rPr>
            </w:pPr>
            <w:r w:rsidRPr="00706EDD">
              <w:rPr>
                <w:noProof/>
                <w:lang w:val="en-GB" w:eastAsia="en-GB"/>
              </w:rPr>
              <w:drawing>
                <wp:inline distT="0" distB="0" distL="0" distR="0" wp14:anchorId="751F0465" wp14:editId="2D1FF7E3">
                  <wp:extent cx="2106000" cy="1579499"/>
                  <wp:effectExtent l="0" t="0" r="8890" b="1905"/>
                  <wp:docPr id="18" name="Picture 18" descr="C:\Users\u0128926\Box Sync\PhD documents\Pictures\cellulose extraction\IMG-20200130-WA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0128926\Box Sync\PhD documents\Pictures\cellulose extraction\IMG-20200130-WA002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064EBA" w14:paraId="1BCA8A5C" w14:textId="77777777" w:rsidTr="00064EBA">
        <w:trPr>
          <w:trHeight w:val="2534"/>
          <w:jc w:val="center"/>
        </w:trPr>
        <w:tc>
          <w:tcPr>
            <w:tcW w:w="4819" w:type="dxa"/>
            <w:tcBorders>
              <w:top w:val="single" w:sz="4" w:space="0" w:color="auto"/>
              <w:bottom w:val="single" w:sz="4" w:space="0" w:color="auto"/>
            </w:tcBorders>
            <w:shd w:val="clear" w:color="auto" w:fill="auto"/>
          </w:tcPr>
          <w:p w14:paraId="5DFE16DD" w14:textId="3F767D4F" w:rsidR="00064EBA" w:rsidRDefault="00064EBA" w:rsidP="00745E73">
            <w:pPr>
              <w:pStyle w:val="NoSpacing"/>
            </w:pPr>
            <w:r>
              <w:t>Push with forceps on the bags in order to remove the leftover solution</w:t>
            </w:r>
          </w:p>
        </w:tc>
        <w:tc>
          <w:tcPr>
            <w:tcW w:w="3973" w:type="dxa"/>
            <w:tcBorders>
              <w:top w:val="single" w:sz="4" w:space="0" w:color="auto"/>
              <w:bottom w:val="single" w:sz="4" w:space="0" w:color="auto"/>
            </w:tcBorders>
            <w:shd w:val="clear" w:color="auto" w:fill="auto"/>
            <w:vAlign w:val="center"/>
          </w:tcPr>
          <w:p w14:paraId="77BFFFF0" w14:textId="1660EF41" w:rsidR="00064EBA" w:rsidRPr="00706EDD" w:rsidRDefault="00064EBA" w:rsidP="00745E73">
            <w:pPr>
              <w:pStyle w:val="Style5mod"/>
              <w:numPr>
                <w:ilvl w:val="0"/>
                <w:numId w:val="0"/>
              </w:numPr>
              <w:ind w:left="34"/>
              <w:jc w:val="center"/>
              <w:rPr>
                <w:noProof/>
                <w:lang w:val="en-GB" w:eastAsia="en-GB"/>
              </w:rPr>
            </w:pPr>
          </w:p>
        </w:tc>
      </w:tr>
      <w:tr w:rsidR="00064EBA" w14:paraId="5DB519FE" w14:textId="77777777" w:rsidTr="00064EBA">
        <w:trPr>
          <w:trHeight w:val="2534"/>
          <w:jc w:val="center"/>
        </w:trPr>
        <w:tc>
          <w:tcPr>
            <w:tcW w:w="4819" w:type="dxa"/>
            <w:tcBorders>
              <w:top w:val="single" w:sz="4" w:space="0" w:color="auto"/>
            </w:tcBorders>
            <w:shd w:val="clear" w:color="auto" w:fill="auto"/>
          </w:tcPr>
          <w:p w14:paraId="529AB598" w14:textId="331413C8" w:rsidR="00064EBA" w:rsidRDefault="00064EBA" w:rsidP="00A017C5">
            <w:pPr>
              <w:pStyle w:val="NoSpacing"/>
            </w:pPr>
            <w:r>
              <w:t>Repeat</w:t>
            </w:r>
            <w:r w:rsidR="00A017C5">
              <w:t xml:space="preserve"> these steps</w:t>
            </w:r>
            <w:r>
              <w:t xml:space="preserve"> 5 more times</w:t>
            </w:r>
          </w:p>
        </w:tc>
        <w:tc>
          <w:tcPr>
            <w:tcW w:w="3973" w:type="dxa"/>
            <w:tcBorders>
              <w:top w:val="single" w:sz="4" w:space="0" w:color="auto"/>
            </w:tcBorders>
            <w:shd w:val="clear" w:color="auto" w:fill="auto"/>
            <w:vAlign w:val="center"/>
          </w:tcPr>
          <w:p w14:paraId="14355972" w14:textId="3D12A545" w:rsidR="00064EBA" w:rsidRPr="001C1B87" w:rsidRDefault="00064EBA" w:rsidP="00745E73">
            <w:pPr>
              <w:pStyle w:val="Style5mod"/>
              <w:numPr>
                <w:ilvl w:val="0"/>
                <w:numId w:val="0"/>
              </w:numPr>
              <w:ind w:left="34"/>
              <w:jc w:val="center"/>
              <w:rPr>
                <w:noProof/>
                <w:lang w:val="en-GB"/>
              </w:rPr>
            </w:pPr>
          </w:p>
        </w:tc>
      </w:tr>
    </w:tbl>
    <w:p w14:paraId="74C5828D" w14:textId="77225423" w:rsidR="00681B84" w:rsidRDefault="00681B84">
      <w:pPr>
        <w:rPr>
          <w:rFonts w:asciiTheme="majorHAnsi" w:eastAsiaTheme="majorEastAsia" w:hAnsiTheme="majorHAnsi" w:cstheme="majorBidi"/>
          <w:color w:val="2F5496" w:themeColor="accent1" w:themeShade="BF"/>
          <w:sz w:val="32"/>
          <w:szCs w:val="32"/>
        </w:rPr>
      </w:pPr>
      <w:r>
        <w:br w:type="page"/>
      </w:r>
    </w:p>
    <w:p w14:paraId="52224CB0" w14:textId="39D32880" w:rsidR="00470D4B" w:rsidRDefault="00470D4B" w:rsidP="00470D4B">
      <w:pPr>
        <w:pStyle w:val="Heading1"/>
      </w:pPr>
      <w:r>
        <w:lastRenderedPageBreak/>
        <w:t>Washing step</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064EBA" w:rsidRPr="006D699B" w14:paraId="7710D1CB" w14:textId="77777777" w:rsidTr="00064EBA">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2E85C143" w14:textId="77777777" w:rsidR="00064EBA" w:rsidRPr="006D699B" w:rsidRDefault="00064EBA" w:rsidP="00A85870">
            <w:pPr>
              <w:pStyle w:val="Style2"/>
              <w:jc w:val="center"/>
              <w:rPr>
                <w:rFonts w:ascii="Times New Roman" w:hAnsi="Times New Roman"/>
                <w:b/>
                <w:sz w:val="28"/>
                <w:szCs w:val="28"/>
                <w:lang w:val="en-US"/>
              </w:rPr>
            </w:pPr>
          </w:p>
          <w:p w14:paraId="5C53EF7F" w14:textId="77777777" w:rsidR="00064EBA" w:rsidRPr="006D699B" w:rsidRDefault="00064EBA" w:rsidP="00A85870">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1B17B1E8" w14:textId="77777777" w:rsidR="00064EBA" w:rsidRPr="006D699B" w:rsidRDefault="00064EBA" w:rsidP="00A85870">
            <w:pPr>
              <w:pStyle w:val="Style2"/>
              <w:jc w:val="center"/>
              <w:rPr>
                <w:rFonts w:ascii="Times New Roman" w:hAnsi="Times New Roman"/>
                <w:b/>
                <w:sz w:val="28"/>
                <w:szCs w:val="28"/>
                <w:lang w:val="en-US"/>
              </w:rPr>
            </w:pPr>
          </w:p>
        </w:tc>
      </w:tr>
      <w:tr w:rsidR="00064EBA" w:rsidRPr="00EC77FB" w14:paraId="1BBE0E54" w14:textId="77777777" w:rsidTr="00064EBA">
        <w:trPr>
          <w:trHeight w:val="2534"/>
          <w:jc w:val="center"/>
        </w:trPr>
        <w:tc>
          <w:tcPr>
            <w:tcW w:w="4819" w:type="dxa"/>
            <w:tcBorders>
              <w:top w:val="single" w:sz="4" w:space="0" w:color="auto"/>
              <w:bottom w:val="single" w:sz="4" w:space="0" w:color="auto"/>
            </w:tcBorders>
            <w:shd w:val="clear" w:color="auto" w:fill="auto"/>
          </w:tcPr>
          <w:p w14:paraId="44FD26AC" w14:textId="16FF9675" w:rsidR="00064EBA" w:rsidRPr="006D699B" w:rsidRDefault="00064EBA" w:rsidP="00313CD4">
            <w:pPr>
              <w:pStyle w:val="NoSpacing"/>
            </w:pPr>
            <w:r>
              <w:t>Prepare hot water (~80°C)</w:t>
            </w:r>
          </w:p>
        </w:tc>
        <w:tc>
          <w:tcPr>
            <w:tcW w:w="3973" w:type="dxa"/>
            <w:tcBorders>
              <w:top w:val="single" w:sz="4" w:space="0" w:color="auto"/>
              <w:bottom w:val="single" w:sz="4" w:space="0" w:color="auto"/>
            </w:tcBorders>
            <w:shd w:val="clear" w:color="auto" w:fill="auto"/>
            <w:vAlign w:val="center"/>
          </w:tcPr>
          <w:p w14:paraId="3EC16149" w14:textId="3F336EC7" w:rsidR="00064EBA" w:rsidRPr="00EC77FB" w:rsidRDefault="00064EBA" w:rsidP="00A85870">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7A03D916" wp14:editId="1D1CC236">
                  <wp:extent cx="1579500" cy="2106000"/>
                  <wp:effectExtent l="0" t="0" r="1905" b="8890"/>
                  <wp:docPr id="7" name="Picture 7" descr="C:\Users\u0128926\Box Sync\PhD documents\Pictures\cellulose extraction\IMG_20191016_155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0128926\Box Sync\PhD documents\Pictures\cellulose extraction\IMG_20191016_155550.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79500" cy="2106000"/>
                          </a:xfrm>
                          <a:prstGeom prst="rect">
                            <a:avLst/>
                          </a:prstGeom>
                          <a:noFill/>
                          <a:ln>
                            <a:noFill/>
                          </a:ln>
                        </pic:spPr>
                      </pic:pic>
                    </a:graphicData>
                  </a:graphic>
                </wp:inline>
              </w:drawing>
            </w:r>
          </w:p>
        </w:tc>
      </w:tr>
      <w:tr w:rsidR="00064EBA" w:rsidRPr="00EC77FB" w14:paraId="5D8585B6" w14:textId="77777777" w:rsidTr="00064EBA">
        <w:trPr>
          <w:trHeight w:val="2534"/>
          <w:jc w:val="center"/>
        </w:trPr>
        <w:tc>
          <w:tcPr>
            <w:tcW w:w="4819" w:type="dxa"/>
            <w:tcBorders>
              <w:top w:val="single" w:sz="4" w:space="0" w:color="auto"/>
              <w:bottom w:val="single" w:sz="4" w:space="0" w:color="auto"/>
            </w:tcBorders>
            <w:shd w:val="clear" w:color="auto" w:fill="auto"/>
          </w:tcPr>
          <w:p w14:paraId="2629E9BF" w14:textId="7A3C147E" w:rsidR="00064EBA" w:rsidRDefault="00064EBA" w:rsidP="00313CD4">
            <w:pPr>
              <w:pStyle w:val="NoSpacing"/>
            </w:pPr>
            <w:r>
              <w:t>Add hot water to the emptied Erlenmeyer flasks and squeeze the bags with  forceps</w:t>
            </w:r>
          </w:p>
        </w:tc>
        <w:tc>
          <w:tcPr>
            <w:tcW w:w="3973" w:type="dxa"/>
            <w:tcBorders>
              <w:top w:val="single" w:sz="4" w:space="0" w:color="auto"/>
              <w:bottom w:val="single" w:sz="4" w:space="0" w:color="auto"/>
            </w:tcBorders>
            <w:shd w:val="clear" w:color="auto" w:fill="auto"/>
            <w:vAlign w:val="center"/>
          </w:tcPr>
          <w:p w14:paraId="30F90D71" w14:textId="69529438" w:rsidR="00064EBA" w:rsidRPr="00EC77FB" w:rsidRDefault="00064EBA" w:rsidP="00A85870">
            <w:pPr>
              <w:pStyle w:val="Style5mod"/>
              <w:numPr>
                <w:ilvl w:val="0"/>
                <w:numId w:val="0"/>
              </w:numPr>
              <w:ind w:left="34"/>
              <w:jc w:val="center"/>
              <w:rPr>
                <w:rFonts w:cs="Tahoma"/>
                <w:noProof/>
                <w:lang w:val="en-GB" w:eastAsia="en-GB"/>
              </w:rPr>
            </w:pPr>
            <w:r w:rsidRPr="00706EDD">
              <w:rPr>
                <w:noProof/>
                <w:lang w:val="en-GB" w:eastAsia="en-GB"/>
              </w:rPr>
              <w:drawing>
                <wp:inline distT="0" distB="0" distL="0" distR="0" wp14:anchorId="200D06FB" wp14:editId="01A62C1F">
                  <wp:extent cx="2106000" cy="1579500"/>
                  <wp:effectExtent l="0" t="0" r="8890" b="1905"/>
                  <wp:docPr id="21" name="Picture 21" descr="C:\Users\u0128926\Box Sync\PhD documents\Pictures\cellulose extraction\IMG_20200131_115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0128926\Box Sync\PhD documents\Pictures\cellulose extraction\IMG_20200131_11592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064EBA" w:rsidRPr="00EC77FB" w14:paraId="1D22F4C9" w14:textId="77777777" w:rsidTr="00064EBA">
        <w:trPr>
          <w:trHeight w:val="2534"/>
          <w:jc w:val="center"/>
        </w:trPr>
        <w:tc>
          <w:tcPr>
            <w:tcW w:w="4819" w:type="dxa"/>
            <w:tcBorders>
              <w:top w:val="single" w:sz="4" w:space="0" w:color="auto"/>
              <w:bottom w:val="single" w:sz="4" w:space="0" w:color="auto"/>
            </w:tcBorders>
            <w:shd w:val="clear" w:color="auto" w:fill="auto"/>
          </w:tcPr>
          <w:p w14:paraId="015A371B" w14:textId="6E57845D" w:rsidR="00064EBA" w:rsidRDefault="00064EBA" w:rsidP="00A85870">
            <w:pPr>
              <w:pStyle w:val="NoSpacing"/>
            </w:pPr>
            <w:r>
              <w:t xml:space="preserve">Collect the </w:t>
            </w:r>
            <w:r w:rsidR="009B2053">
              <w:t xml:space="preserve">hot </w:t>
            </w:r>
            <w:r>
              <w:t>water in the waste container and repeat this washing step two times with hot water</w:t>
            </w:r>
          </w:p>
        </w:tc>
        <w:tc>
          <w:tcPr>
            <w:tcW w:w="3973" w:type="dxa"/>
            <w:tcBorders>
              <w:top w:val="single" w:sz="4" w:space="0" w:color="auto"/>
              <w:bottom w:val="single" w:sz="4" w:space="0" w:color="auto"/>
            </w:tcBorders>
            <w:shd w:val="clear" w:color="auto" w:fill="auto"/>
            <w:vAlign w:val="center"/>
          </w:tcPr>
          <w:p w14:paraId="7D00A766" w14:textId="77777777" w:rsidR="00064EBA" w:rsidRPr="00EC77FB" w:rsidRDefault="00064EBA" w:rsidP="00A85870">
            <w:pPr>
              <w:pStyle w:val="Style5mod"/>
              <w:numPr>
                <w:ilvl w:val="0"/>
                <w:numId w:val="0"/>
              </w:numPr>
              <w:ind w:left="34"/>
              <w:jc w:val="center"/>
              <w:rPr>
                <w:rFonts w:cs="Tahoma"/>
                <w:noProof/>
                <w:lang w:val="en-GB" w:eastAsia="en-GB"/>
              </w:rPr>
            </w:pPr>
          </w:p>
        </w:tc>
      </w:tr>
      <w:tr w:rsidR="00064EBA" w:rsidRPr="00EC77FB" w14:paraId="5E58A96E" w14:textId="77777777" w:rsidTr="00064EBA">
        <w:trPr>
          <w:trHeight w:val="2534"/>
          <w:jc w:val="center"/>
        </w:trPr>
        <w:tc>
          <w:tcPr>
            <w:tcW w:w="4819" w:type="dxa"/>
            <w:tcBorders>
              <w:top w:val="single" w:sz="4" w:space="0" w:color="auto"/>
              <w:bottom w:val="single" w:sz="4" w:space="0" w:color="auto"/>
            </w:tcBorders>
            <w:shd w:val="clear" w:color="auto" w:fill="auto"/>
          </w:tcPr>
          <w:p w14:paraId="5D4C7301" w14:textId="57E596AC" w:rsidR="00064EBA" w:rsidRDefault="00064EBA" w:rsidP="00A85870">
            <w:pPr>
              <w:pStyle w:val="NoSpacing"/>
            </w:pPr>
            <w:r>
              <w:t>Wash with cold water until a neutral pH is reached</w:t>
            </w:r>
            <w:r w:rsidR="009B2053">
              <w:t>. This water can go to the normal drain.</w:t>
            </w:r>
          </w:p>
        </w:tc>
        <w:tc>
          <w:tcPr>
            <w:tcW w:w="3973" w:type="dxa"/>
            <w:tcBorders>
              <w:top w:val="single" w:sz="4" w:space="0" w:color="auto"/>
              <w:bottom w:val="single" w:sz="4" w:space="0" w:color="auto"/>
            </w:tcBorders>
            <w:shd w:val="clear" w:color="auto" w:fill="auto"/>
            <w:vAlign w:val="center"/>
          </w:tcPr>
          <w:p w14:paraId="58E4D8A9" w14:textId="18178041" w:rsidR="00064EBA" w:rsidRPr="00EC77FB" w:rsidRDefault="00064EBA" w:rsidP="00A85870">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26266BD5" wp14:editId="02CB75B8">
                  <wp:extent cx="2106000" cy="1579500"/>
                  <wp:effectExtent l="0" t="0" r="8890" b="1905"/>
                  <wp:docPr id="8" name="Picture 8" descr="C:\Users\u0128926\Box Sync\PhD documents\Pictures\cellulose extraction\IMG_20200131_133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0128926\Box Sync\PhD documents\Pictures\cellulose extraction\IMG_20200131_133759.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bl>
    <w:p w14:paraId="68A399A8" w14:textId="007B8344" w:rsidR="00470D4B" w:rsidRDefault="00470D4B" w:rsidP="00470D4B"/>
    <w:p w14:paraId="01D00074" w14:textId="77777777" w:rsidR="00681B84" w:rsidRDefault="00681B84">
      <w:pPr>
        <w:rPr>
          <w:rFonts w:asciiTheme="majorHAnsi" w:eastAsiaTheme="majorEastAsia" w:hAnsiTheme="majorHAnsi" w:cstheme="majorBidi"/>
          <w:color w:val="2F5496" w:themeColor="accent1" w:themeShade="BF"/>
          <w:sz w:val="32"/>
          <w:szCs w:val="32"/>
        </w:rPr>
      </w:pPr>
      <w:r>
        <w:br w:type="page"/>
      </w:r>
    </w:p>
    <w:p w14:paraId="1D678419" w14:textId="746568A7" w:rsidR="00A85870" w:rsidRDefault="00A85870" w:rsidP="00A85870">
      <w:pPr>
        <w:pStyle w:val="Heading1"/>
      </w:pPr>
      <w:r>
        <w:lastRenderedPageBreak/>
        <w:t>Bleaching reaction</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69291E" w:rsidRPr="006D699B" w14:paraId="41E42FD9" w14:textId="77777777" w:rsidTr="0069291E">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244212EB" w14:textId="77777777" w:rsidR="0069291E" w:rsidRPr="006D699B" w:rsidRDefault="0069291E" w:rsidP="00A85870">
            <w:pPr>
              <w:pStyle w:val="Style2"/>
              <w:jc w:val="center"/>
              <w:rPr>
                <w:rFonts w:ascii="Times New Roman" w:hAnsi="Times New Roman"/>
                <w:b/>
                <w:sz w:val="28"/>
                <w:szCs w:val="28"/>
                <w:lang w:val="en-US"/>
              </w:rPr>
            </w:pPr>
          </w:p>
          <w:p w14:paraId="15DC9764" w14:textId="77777777" w:rsidR="0069291E" w:rsidRPr="006D699B" w:rsidRDefault="0069291E" w:rsidP="00A85870">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4AA89EE2" w14:textId="77777777" w:rsidR="0069291E" w:rsidRPr="006D699B" w:rsidRDefault="0069291E" w:rsidP="00A85870">
            <w:pPr>
              <w:pStyle w:val="Style2"/>
              <w:jc w:val="center"/>
              <w:rPr>
                <w:rFonts w:ascii="Times New Roman" w:hAnsi="Times New Roman"/>
                <w:b/>
                <w:sz w:val="28"/>
                <w:szCs w:val="28"/>
                <w:lang w:val="en-US"/>
              </w:rPr>
            </w:pPr>
          </w:p>
        </w:tc>
      </w:tr>
      <w:tr w:rsidR="0069291E" w:rsidRPr="00EC77FB" w14:paraId="05D1FFA2" w14:textId="77777777" w:rsidTr="0069291E">
        <w:trPr>
          <w:trHeight w:val="2534"/>
          <w:jc w:val="center"/>
        </w:trPr>
        <w:tc>
          <w:tcPr>
            <w:tcW w:w="4819" w:type="dxa"/>
            <w:tcBorders>
              <w:top w:val="single" w:sz="4" w:space="0" w:color="auto"/>
              <w:bottom w:val="single" w:sz="4" w:space="0" w:color="auto"/>
            </w:tcBorders>
            <w:shd w:val="clear" w:color="auto" w:fill="auto"/>
          </w:tcPr>
          <w:p w14:paraId="5FB1627B" w14:textId="3174A274" w:rsidR="0069291E" w:rsidRDefault="0069291E" w:rsidP="00313CD4">
            <w:pPr>
              <w:pStyle w:val="NoSpacing"/>
            </w:pPr>
            <w:r>
              <w:t>Prepare a 17% NaOH solution</w:t>
            </w:r>
            <w:r w:rsidR="009B2053">
              <w:t xml:space="preserve"> by adding</w:t>
            </w:r>
            <w:del w:id="4" w:author="Mathilde Vantyghem" w:date="2021-12-10T08:48:00Z">
              <w:r w:rsidR="009B2053" w:rsidDel="004C01C4">
                <w:delText xml:space="preserve"> 170g/L NaOH</w:delText>
              </w:r>
            </w:del>
            <w:ins w:id="5" w:author="Mathilde Vantyghem" w:date="2021-12-10T08:48:00Z">
              <w:r w:rsidR="004C01C4">
                <w:t>59.5 g to 350 ml of H</w:t>
              </w:r>
              <w:r w:rsidR="004C01C4" w:rsidRPr="004C01C4">
                <w:rPr>
                  <w:vertAlign w:val="subscript"/>
                  <w:rPrChange w:id="6" w:author="Mathilde Vantyghem" w:date="2021-12-10T08:49:00Z">
                    <w:rPr/>
                  </w:rPrChange>
                </w:rPr>
                <w:t>2</w:t>
              </w:r>
              <w:r w:rsidR="004C01C4">
                <w:t>O</w:t>
              </w:r>
            </w:ins>
            <w:r w:rsidR="009B2053">
              <w:t>. Make sure to add water to the beaker before adding NaOH</w:t>
            </w:r>
          </w:p>
          <w:p w14:paraId="64E7F9C4" w14:textId="0D1E3E0A" w:rsidR="009B2053" w:rsidRPr="009B2053" w:rsidRDefault="009B2053" w:rsidP="009B2053">
            <w:pPr>
              <w:pStyle w:val="Bulletedlist2"/>
              <w:rPr>
                <w:u w:val="none"/>
              </w:rPr>
            </w:pPr>
            <w:r w:rsidRPr="009A0C87">
              <w:t>Caution:</w:t>
            </w:r>
            <w:r>
              <w:rPr>
                <w:u w:val="none"/>
              </w:rPr>
              <w:t xml:space="preserve"> Dissolving NaOH is an exothermic reaction. Add NaOH pellets slowly to the water and bit by bit.</w:t>
            </w:r>
          </w:p>
        </w:tc>
        <w:tc>
          <w:tcPr>
            <w:tcW w:w="3973" w:type="dxa"/>
            <w:tcBorders>
              <w:top w:val="single" w:sz="4" w:space="0" w:color="auto"/>
              <w:bottom w:val="single" w:sz="4" w:space="0" w:color="auto"/>
            </w:tcBorders>
            <w:shd w:val="clear" w:color="auto" w:fill="auto"/>
            <w:vAlign w:val="center"/>
          </w:tcPr>
          <w:p w14:paraId="3265C8B8" w14:textId="3EA55101" w:rsidR="0069291E" w:rsidRPr="00EC77FB" w:rsidRDefault="0069291E" w:rsidP="00A85870">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5A7EE621" wp14:editId="2F177BDA">
                  <wp:extent cx="2106000" cy="1579500"/>
                  <wp:effectExtent l="0" t="0" r="8890" b="1905"/>
                  <wp:docPr id="9" name="Picture 9" descr="C:\Users\u0128926\Box Sync\PhD documents\Pictures\cellulose extraction\IMG_20200203_085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0128926\Box Sync\PhD documents\Pictures\cellulose extraction\IMG_20200203_085914.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rsidRPr="00EC77FB" w14:paraId="3FE1B1EF" w14:textId="77777777" w:rsidTr="0069291E">
        <w:trPr>
          <w:trHeight w:val="2534"/>
          <w:jc w:val="center"/>
        </w:trPr>
        <w:tc>
          <w:tcPr>
            <w:tcW w:w="4819" w:type="dxa"/>
            <w:tcBorders>
              <w:top w:val="single" w:sz="4" w:space="0" w:color="auto"/>
              <w:bottom w:val="single" w:sz="4" w:space="0" w:color="auto"/>
            </w:tcBorders>
            <w:shd w:val="clear" w:color="auto" w:fill="auto"/>
          </w:tcPr>
          <w:p w14:paraId="375806DF" w14:textId="51C66802" w:rsidR="0069291E" w:rsidRDefault="0069291E" w:rsidP="00A85870">
            <w:pPr>
              <w:pStyle w:val="NoSpacing"/>
            </w:pPr>
            <w:r>
              <w:t>Switch on the water bad at 70°C</w:t>
            </w:r>
          </w:p>
        </w:tc>
        <w:tc>
          <w:tcPr>
            <w:tcW w:w="3973" w:type="dxa"/>
            <w:tcBorders>
              <w:top w:val="single" w:sz="4" w:space="0" w:color="auto"/>
              <w:bottom w:val="single" w:sz="4" w:space="0" w:color="auto"/>
            </w:tcBorders>
            <w:shd w:val="clear" w:color="auto" w:fill="auto"/>
            <w:vAlign w:val="center"/>
          </w:tcPr>
          <w:p w14:paraId="470C59E6" w14:textId="5E52FAF8" w:rsidR="0069291E" w:rsidRPr="00EC77FB" w:rsidRDefault="0069291E" w:rsidP="00A85870">
            <w:pPr>
              <w:pStyle w:val="Style5mod"/>
              <w:numPr>
                <w:ilvl w:val="0"/>
                <w:numId w:val="0"/>
              </w:numPr>
              <w:ind w:left="34"/>
              <w:jc w:val="center"/>
              <w:rPr>
                <w:rFonts w:cs="Tahoma"/>
                <w:noProof/>
                <w:lang w:val="en-GB" w:eastAsia="en-GB"/>
              </w:rPr>
            </w:pPr>
            <w:r w:rsidRPr="00CF0E4D">
              <w:rPr>
                <w:rFonts w:cs="Tahoma"/>
                <w:noProof/>
                <w:lang w:val="en-GB" w:eastAsia="en-GB"/>
              </w:rPr>
              <w:drawing>
                <wp:inline distT="0" distB="0" distL="0" distR="0" wp14:anchorId="3072D6AF" wp14:editId="633C1098">
                  <wp:extent cx="2106000" cy="1579500"/>
                  <wp:effectExtent l="0" t="0" r="8890" b="1905"/>
                  <wp:docPr id="20" name="Picture 20" descr="C:\Users\u0128926\Box Sync\PhD documents\Pictures\cellulose extraction\IMG_20200203_155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0128926\Box Sync\PhD documents\Pictures\cellulose extraction\IMG_20200203_155904.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rsidRPr="00EC77FB" w14:paraId="4939AA46" w14:textId="77777777" w:rsidTr="0069291E">
        <w:trPr>
          <w:trHeight w:val="2534"/>
          <w:jc w:val="center"/>
        </w:trPr>
        <w:tc>
          <w:tcPr>
            <w:tcW w:w="4819" w:type="dxa"/>
            <w:tcBorders>
              <w:top w:val="single" w:sz="4" w:space="0" w:color="auto"/>
              <w:bottom w:val="single" w:sz="4" w:space="0" w:color="auto"/>
            </w:tcBorders>
            <w:shd w:val="clear" w:color="auto" w:fill="auto"/>
          </w:tcPr>
          <w:p w14:paraId="48236219" w14:textId="1962A144" w:rsidR="0069291E" w:rsidRDefault="0069291E" w:rsidP="00E245B8">
            <w:pPr>
              <w:pStyle w:val="NoSpacing"/>
            </w:pPr>
            <w:r>
              <w:t xml:space="preserve">Add </w:t>
            </w:r>
            <w:r w:rsidR="00E245B8">
              <w:t>350 mL of</w:t>
            </w:r>
            <w:r>
              <w:t xml:space="preserve"> bleaching solution to the Erlenmeyer flasks and incubate for 45 minutes while shaking</w:t>
            </w:r>
            <w:r w:rsidR="00756B53">
              <w:t>. Discard solution in another waste container. Use forceps to squeeze leftover solution out of the bags.</w:t>
            </w:r>
          </w:p>
        </w:tc>
        <w:tc>
          <w:tcPr>
            <w:tcW w:w="3973" w:type="dxa"/>
            <w:tcBorders>
              <w:top w:val="single" w:sz="4" w:space="0" w:color="auto"/>
              <w:bottom w:val="single" w:sz="4" w:space="0" w:color="auto"/>
            </w:tcBorders>
            <w:shd w:val="clear" w:color="auto" w:fill="auto"/>
            <w:vAlign w:val="center"/>
          </w:tcPr>
          <w:p w14:paraId="10773BB1" w14:textId="26BDF1E4" w:rsidR="0069291E" w:rsidRPr="00EC77FB" w:rsidRDefault="0069291E" w:rsidP="00A85870">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1A9EB208" wp14:editId="3A5FB6F9">
                  <wp:extent cx="2106000" cy="1579500"/>
                  <wp:effectExtent l="0" t="0" r="8890" b="1905"/>
                  <wp:docPr id="10" name="Picture 10" descr="C:\Users\u0128926\Box Sync\PhD documents\Pictures\cellulose extraction\IMG_20200203_094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0128926\Box Sync\PhD documents\Pictures\cellulose extraction\IMG_20200203_094848.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rsidRPr="00EC77FB" w14:paraId="70834FCC" w14:textId="77777777" w:rsidTr="0069291E">
        <w:trPr>
          <w:trHeight w:val="2534"/>
          <w:jc w:val="center"/>
        </w:trPr>
        <w:tc>
          <w:tcPr>
            <w:tcW w:w="4819" w:type="dxa"/>
            <w:tcBorders>
              <w:top w:val="single" w:sz="4" w:space="0" w:color="auto"/>
              <w:bottom w:val="single" w:sz="4" w:space="0" w:color="auto"/>
            </w:tcBorders>
            <w:shd w:val="clear" w:color="auto" w:fill="auto"/>
          </w:tcPr>
          <w:p w14:paraId="5BD127C8" w14:textId="78E7B0C8" w:rsidR="0069291E" w:rsidRDefault="0069291E" w:rsidP="00756B53">
            <w:pPr>
              <w:pStyle w:val="NoSpacing"/>
            </w:pPr>
            <w:r>
              <w:t xml:space="preserve">Repeat the previous step 2 more times. </w:t>
            </w:r>
          </w:p>
        </w:tc>
        <w:tc>
          <w:tcPr>
            <w:tcW w:w="3973" w:type="dxa"/>
            <w:tcBorders>
              <w:top w:val="single" w:sz="4" w:space="0" w:color="auto"/>
              <w:bottom w:val="single" w:sz="4" w:space="0" w:color="auto"/>
            </w:tcBorders>
            <w:shd w:val="clear" w:color="auto" w:fill="auto"/>
            <w:vAlign w:val="center"/>
          </w:tcPr>
          <w:p w14:paraId="01F00884" w14:textId="77777777" w:rsidR="0069291E" w:rsidRPr="00706EDD" w:rsidRDefault="0069291E" w:rsidP="00A85870">
            <w:pPr>
              <w:pStyle w:val="Style5mod"/>
              <w:numPr>
                <w:ilvl w:val="0"/>
                <w:numId w:val="0"/>
              </w:numPr>
              <w:ind w:left="34"/>
              <w:jc w:val="center"/>
              <w:rPr>
                <w:rFonts w:cs="Tahoma"/>
                <w:noProof/>
                <w:lang w:val="en-GB" w:eastAsia="en-GB"/>
              </w:rPr>
            </w:pPr>
          </w:p>
        </w:tc>
      </w:tr>
      <w:tr w:rsidR="0069291E" w:rsidRPr="00EC77FB" w14:paraId="4EA9BB90" w14:textId="77777777" w:rsidTr="0069291E">
        <w:trPr>
          <w:trHeight w:val="2534"/>
          <w:jc w:val="center"/>
        </w:trPr>
        <w:tc>
          <w:tcPr>
            <w:tcW w:w="4819" w:type="dxa"/>
            <w:tcBorders>
              <w:top w:val="single" w:sz="4" w:space="0" w:color="auto"/>
              <w:bottom w:val="single" w:sz="4" w:space="0" w:color="auto"/>
            </w:tcBorders>
            <w:shd w:val="clear" w:color="auto" w:fill="auto"/>
          </w:tcPr>
          <w:p w14:paraId="68580E1A" w14:textId="043236AE" w:rsidR="0069291E" w:rsidRDefault="0069291E" w:rsidP="00A85870">
            <w:pPr>
              <w:pStyle w:val="NoSpacing"/>
            </w:pPr>
            <w:r>
              <w:lastRenderedPageBreak/>
              <w:t>Wash with cold water until a neutral pH is reached</w:t>
            </w:r>
            <w:r w:rsidR="00756B53">
              <w:t xml:space="preserve">. Waste can be disposed </w:t>
            </w:r>
            <w:proofErr w:type="spellStart"/>
            <w:r w:rsidR="00756B53">
              <w:t>off</w:t>
            </w:r>
            <w:proofErr w:type="spellEnd"/>
            <w:r w:rsidR="00756B53">
              <w:t xml:space="preserve"> in the sink.</w:t>
            </w:r>
          </w:p>
        </w:tc>
        <w:tc>
          <w:tcPr>
            <w:tcW w:w="3973" w:type="dxa"/>
            <w:tcBorders>
              <w:top w:val="single" w:sz="4" w:space="0" w:color="auto"/>
              <w:bottom w:val="single" w:sz="4" w:space="0" w:color="auto"/>
            </w:tcBorders>
            <w:shd w:val="clear" w:color="auto" w:fill="auto"/>
            <w:vAlign w:val="center"/>
          </w:tcPr>
          <w:p w14:paraId="5C21D355" w14:textId="77777777" w:rsidR="0069291E" w:rsidRDefault="0069291E" w:rsidP="00A85870">
            <w:pPr>
              <w:pStyle w:val="Style5mod"/>
              <w:numPr>
                <w:ilvl w:val="0"/>
                <w:numId w:val="0"/>
              </w:numPr>
              <w:ind w:left="34"/>
              <w:jc w:val="center"/>
              <w:rPr>
                <w:rFonts w:cs="Tahoma"/>
                <w:noProof/>
                <w:lang w:val="en-GB" w:eastAsia="en-GB"/>
              </w:rPr>
            </w:pPr>
            <w:r w:rsidRPr="009B41EB">
              <w:rPr>
                <w:rFonts w:cs="Tahoma"/>
                <w:noProof/>
                <w:lang w:val="en-GB" w:eastAsia="en-GB"/>
              </w:rPr>
              <w:drawing>
                <wp:inline distT="0" distB="0" distL="0" distR="0" wp14:anchorId="5F117568" wp14:editId="52CD7C4B">
                  <wp:extent cx="1465170" cy="1079500"/>
                  <wp:effectExtent l="0" t="0" r="1905" b="6350"/>
                  <wp:docPr id="12" name="Picture 12" descr="C:\Users\u0128926\Box Sync\PhD documents\Pictures\cellulose extraction\IMG_20200203_1137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0128926\Box Sync\PhD documents\Pictures\cellulose extraction\IMG_20200203_113727.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7751" b="16991"/>
                          <a:stretch/>
                        </pic:blipFill>
                        <pic:spPr bwMode="auto">
                          <a:xfrm rot="10800000">
                            <a:off x="0" y="0"/>
                            <a:ext cx="1468818" cy="1082187"/>
                          </a:xfrm>
                          <a:prstGeom prst="rect">
                            <a:avLst/>
                          </a:prstGeom>
                          <a:noFill/>
                          <a:ln>
                            <a:noFill/>
                          </a:ln>
                          <a:extLst>
                            <a:ext uri="{53640926-AAD7-44D8-BBD7-CCE9431645EC}">
                              <a14:shadowObscured xmlns:a14="http://schemas.microsoft.com/office/drawing/2010/main"/>
                            </a:ext>
                          </a:extLst>
                        </pic:spPr>
                      </pic:pic>
                    </a:graphicData>
                  </a:graphic>
                </wp:inline>
              </w:drawing>
            </w:r>
          </w:p>
          <w:p w14:paraId="1521D9B5" w14:textId="4BF1EF81" w:rsidR="0069291E" w:rsidRPr="00706EDD" w:rsidRDefault="0069291E" w:rsidP="00A85870">
            <w:pPr>
              <w:pStyle w:val="Style5mod"/>
              <w:numPr>
                <w:ilvl w:val="0"/>
                <w:numId w:val="0"/>
              </w:numPr>
              <w:ind w:left="34"/>
              <w:jc w:val="center"/>
              <w:rPr>
                <w:rFonts w:cs="Tahoma"/>
                <w:noProof/>
                <w:lang w:val="en-GB" w:eastAsia="en-GB"/>
              </w:rPr>
            </w:pPr>
            <w:r w:rsidRPr="009B41EB">
              <w:rPr>
                <w:rFonts w:cs="Tahoma"/>
                <w:noProof/>
                <w:lang w:val="en-GB" w:eastAsia="en-GB"/>
              </w:rPr>
              <w:drawing>
                <wp:inline distT="0" distB="0" distL="0" distR="0" wp14:anchorId="4037FD31" wp14:editId="1D3AAC69">
                  <wp:extent cx="1466850" cy="801907"/>
                  <wp:effectExtent l="0" t="0" r="0" b="0"/>
                  <wp:docPr id="13" name="Picture 13" descr="C:\Users\u0128926\Box Sync\PhD documents\Pictures\cellulose extraction\IMG_20200131_133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0128926\Box Sync\PhD documents\Pictures\cellulose extraction\IMG_20200131_133759.jp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0593" b="16515"/>
                          <a:stretch/>
                        </pic:blipFill>
                        <pic:spPr bwMode="auto">
                          <a:xfrm rot="10800000">
                            <a:off x="0" y="0"/>
                            <a:ext cx="1470308" cy="8037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27A111B" w14:textId="3491334E" w:rsidR="00C12B83" w:rsidRDefault="00C12B83" w:rsidP="00A85870"/>
    <w:p w14:paraId="04B93704" w14:textId="10786B77" w:rsidR="00B3639F" w:rsidRDefault="00064EBA" w:rsidP="00B3639F">
      <w:pPr>
        <w:pStyle w:val="Heading1"/>
      </w:pPr>
      <w:r>
        <w:t>Acidified Chlorite reaction</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69291E" w:rsidRPr="006D699B" w14:paraId="43A05ABD" w14:textId="77777777" w:rsidTr="0069291E">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28439094" w14:textId="77777777" w:rsidR="0069291E" w:rsidRPr="006D699B" w:rsidRDefault="0069291E" w:rsidP="00C124EB">
            <w:pPr>
              <w:pStyle w:val="Style2"/>
              <w:jc w:val="center"/>
              <w:rPr>
                <w:rFonts w:ascii="Times New Roman" w:hAnsi="Times New Roman"/>
                <w:b/>
                <w:sz w:val="28"/>
                <w:szCs w:val="28"/>
                <w:lang w:val="en-US"/>
              </w:rPr>
            </w:pPr>
          </w:p>
          <w:p w14:paraId="430E470C" w14:textId="77777777" w:rsidR="0069291E" w:rsidRPr="006D699B" w:rsidRDefault="0069291E" w:rsidP="00C124EB">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15C86390" w14:textId="77777777" w:rsidR="0069291E" w:rsidRPr="006D699B" w:rsidRDefault="0069291E" w:rsidP="00C124EB">
            <w:pPr>
              <w:pStyle w:val="Style2"/>
              <w:jc w:val="center"/>
              <w:rPr>
                <w:rFonts w:ascii="Times New Roman" w:hAnsi="Times New Roman"/>
                <w:b/>
                <w:sz w:val="28"/>
                <w:szCs w:val="28"/>
                <w:lang w:val="en-US"/>
              </w:rPr>
            </w:pPr>
          </w:p>
        </w:tc>
      </w:tr>
      <w:tr w:rsidR="0069291E" w:rsidRPr="00EC77FB" w14:paraId="77AABDE5" w14:textId="77777777" w:rsidTr="0069291E">
        <w:trPr>
          <w:trHeight w:val="2534"/>
          <w:jc w:val="center"/>
        </w:trPr>
        <w:tc>
          <w:tcPr>
            <w:tcW w:w="4819" w:type="dxa"/>
            <w:tcBorders>
              <w:top w:val="single" w:sz="4" w:space="0" w:color="auto"/>
              <w:bottom w:val="single" w:sz="4" w:space="0" w:color="auto"/>
            </w:tcBorders>
            <w:shd w:val="clear" w:color="auto" w:fill="auto"/>
          </w:tcPr>
          <w:p w14:paraId="600B2153" w14:textId="77777777" w:rsidR="0069291E" w:rsidRPr="006D699B" w:rsidRDefault="0069291E" w:rsidP="00C124EB">
            <w:pPr>
              <w:pStyle w:val="NoSpacing"/>
            </w:pPr>
            <w:r>
              <w:t>Switch on the water bath at 70°C</w:t>
            </w:r>
          </w:p>
        </w:tc>
        <w:tc>
          <w:tcPr>
            <w:tcW w:w="3973" w:type="dxa"/>
            <w:tcBorders>
              <w:top w:val="single" w:sz="4" w:space="0" w:color="auto"/>
              <w:bottom w:val="single" w:sz="4" w:space="0" w:color="auto"/>
            </w:tcBorders>
            <w:shd w:val="clear" w:color="auto" w:fill="auto"/>
            <w:vAlign w:val="center"/>
          </w:tcPr>
          <w:p w14:paraId="260A63FE" w14:textId="77777777" w:rsidR="0069291E" w:rsidRPr="00EC77FB" w:rsidRDefault="0069291E" w:rsidP="00C124EB">
            <w:pPr>
              <w:pStyle w:val="Style5mod"/>
              <w:numPr>
                <w:ilvl w:val="0"/>
                <w:numId w:val="0"/>
              </w:numPr>
              <w:ind w:left="34"/>
              <w:jc w:val="center"/>
              <w:rPr>
                <w:rFonts w:cs="Tahoma"/>
                <w:noProof/>
                <w:lang w:val="en-GB" w:eastAsia="en-GB"/>
              </w:rPr>
            </w:pPr>
            <w:r w:rsidRPr="00CF0E4D">
              <w:rPr>
                <w:rFonts w:cs="Tahoma"/>
                <w:noProof/>
                <w:lang w:val="en-GB" w:eastAsia="en-GB"/>
              </w:rPr>
              <w:drawing>
                <wp:inline distT="0" distB="0" distL="0" distR="0" wp14:anchorId="569A8D98" wp14:editId="18865DD1">
                  <wp:extent cx="2106000" cy="1579500"/>
                  <wp:effectExtent l="0" t="0" r="8890" b="1905"/>
                  <wp:docPr id="2" name="Picture 2" descr="C:\Users\u0128926\Box Sync\PhD documents\Pictures\cellulose extraction\IMG_20200203_1559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0128926\Box Sync\PhD documents\Pictures\cellulose extraction\IMG_20200203_15590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rsidRPr="007E4E64" w14:paraId="52403AD1" w14:textId="77777777" w:rsidTr="0069291E">
        <w:trPr>
          <w:trHeight w:val="2534"/>
          <w:jc w:val="center"/>
        </w:trPr>
        <w:tc>
          <w:tcPr>
            <w:tcW w:w="4819" w:type="dxa"/>
            <w:tcBorders>
              <w:top w:val="single" w:sz="4" w:space="0" w:color="auto"/>
              <w:bottom w:val="single" w:sz="4" w:space="0" w:color="auto"/>
            </w:tcBorders>
            <w:shd w:val="clear" w:color="auto" w:fill="auto"/>
          </w:tcPr>
          <w:p w14:paraId="038E4D09" w14:textId="7706D29C" w:rsidR="0069291E" w:rsidRDefault="0069291E" w:rsidP="00C124EB">
            <w:pPr>
              <w:pStyle w:val="NoSpacing"/>
            </w:pPr>
            <w:r>
              <w:t>Put the samples in Erlenmeyer flasks</w:t>
            </w:r>
          </w:p>
        </w:tc>
        <w:tc>
          <w:tcPr>
            <w:tcW w:w="3973" w:type="dxa"/>
            <w:tcBorders>
              <w:top w:val="single" w:sz="4" w:space="0" w:color="auto"/>
              <w:bottom w:val="single" w:sz="4" w:space="0" w:color="auto"/>
            </w:tcBorders>
            <w:shd w:val="clear" w:color="auto" w:fill="auto"/>
            <w:vAlign w:val="center"/>
          </w:tcPr>
          <w:p w14:paraId="052E09F2" w14:textId="77777777" w:rsidR="0069291E" w:rsidRPr="007E4E64" w:rsidRDefault="0069291E" w:rsidP="00C124EB">
            <w:pPr>
              <w:pStyle w:val="Style5mod"/>
              <w:numPr>
                <w:ilvl w:val="0"/>
                <w:numId w:val="0"/>
              </w:numPr>
              <w:ind w:left="34"/>
              <w:jc w:val="center"/>
              <w:rPr>
                <w:rFonts w:cs="Tahoma"/>
                <w:noProof/>
                <w:lang w:val="en-GB" w:eastAsia="en-GB"/>
              </w:rPr>
            </w:pPr>
            <w:r w:rsidRPr="00513BAF">
              <w:rPr>
                <w:rFonts w:cs="Tahoma"/>
                <w:noProof/>
                <w:lang w:val="en-GB" w:eastAsia="en-GB"/>
              </w:rPr>
              <w:drawing>
                <wp:inline distT="0" distB="0" distL="0" distR="0" wp14:anchorId="0F7D4A6C" wp14:editId="4E1AD5CA">
                  <wp:extent cx="2106000" cy="1579500"/>
                  <wp:effectExtent l="0" t="0" r="8890" b="1905"/>
                  <wp:docPr id="3" name="Picture 3" descr="C:\Users\u0128926\Box Sync\PhD documents\Pictures\cellulose extraction\IMG_20200130_094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0128926\Box Sync\PhD documents\Pictures\cellulose extraction\IMG_20200130_09400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14:paraId="2EC1D08D" w14:textId="77777777" w:rsidTr="0069291E">
        <w:trPr>
          <w:trHeight w:val="2534"/>
          <w:jc w:val="center"/>
        </w:trPr>
        <w:tc>
          <w:tcPr>
            <w:tcW w:w="4819" w:type="dxa"/>
            <w:tcBorders>
              <w:top w:val="single" w:sz="4" w:space="0" w:color="auto"/>
              <w:bottom w:val="single" w:sz="4" w:space="0" w:color="auto"/>
            </w:tcBorders>
            <w:shd w:val="clear" w:color="auto" w:fill="auto"/>
          </w:tcPr>
          <w:p w14:paraId="51C5F54B" w14:textId="1233520F" w:rsidR="0069291E" w:rsidRDefault="0069291E" w:rsidP="00C124EB">
            <w:pPr>
              <w:pStyle w:val="NoSpacing"/>
            </w:pPr>
            <w:r>
              <w:t>Dissolve 10</w:t>
            </w:r>
            <w:r w:rsidR="00C42D89">
              <w:t> </w:t>
            </w:r>
            <w:r>
              <w:t>g Sodium Chlorite (80%) in 350</w:t>
            </w:r>
            <w:r w:rsidR="00C42D89">
              <w:t> </w:t>
            </w:r>
            <w:r>
              <w:t>mL distilled water on a magnetic stirring plate</w:t>
            </w:r>
          </w:p>
        </w:tc>
        <w:tc>
          <w:tcPr>
            <w:tcW w:w="3973" w:type="dxa"/>
            <w:tcBorders>
              <w:top w:val="single" w:sz="4" w:space="0" w:color="auto"/>
              <w:bottom w:val="single" w:sz="4" w:space="0" w:color="auto"/>
            </w:tcBorders>
            <w:shd w:val="clear" w:color="auto" w:fill="auto"/>
            <w:vAlign w:val="center"/>
          </w:tcPr>
          <w:p w14:paraId="32602D97" w14:textId="77777777" w:rsidR="0069291E" w:rsidRPr="001C1B87" w:rsidRDefault="0069291E" w:rsidP="00C124EB">
            <w:pPr>
              <w:pStyle w:val="Style5mod"/>
              <w:numPr>
                <w:ilvl w:val="0"/>
                <w:numId w:val="0"/>
              </w:numPr>
              <w:ind w:left="34"/>
              <w:jc w:val="center"/>
              <w:rPr>
                <w:noProof/>
                <w:lang w:val="en-GB"/>
              </w:rPr>
            </w:pPr>
            <w:r w:rsidRPr="00706EDD">
              <w:rPr>
                <w:noProof/>
                <w:lang w:val="en-GB" w:eastAsia="en-GB"/>
              </w:rPr>
              <w:drawing>
                <wp:inline distT="0" distB="0" distL="0" distR="0" wp14:anchorId="1FE823A0" wp14:editId="21345B7E">
                  <wp:extent cx="2106506" cy="1579880"/>
                  <wp:effectExtent l="0" t="0" r="8255" b="1270"/>
                  <wp:docPr id="4" name="Picture 4" descr="C:\Users\u0128926\Box Sync\PhD documents\Pictures\cellulose extraction\IMG_20200130_115707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0128926\Box Sync\PhD documents\Pictures\cellulose extraction\IMG_20200130_11570706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22007" cy="1591505"/>
                          </a:xfrm>
                          <a:prstGeom prst="rect">
                            <a:avLst/>
                          </a:prstGeom>
                          <a:noFill/>
                          <a:ln>
                            <a:noFill/>
                          </a:ln>
                        </pic:spPr>
                      </pic:pic>
                    </a:graphicData>
                  </a:graphic>
                </wp:inline>
              </w:drawing>
            </w:r>
          </w:p>
        </w:tc>
      </w:tr>
      <w:tr w:rsidR="0069291E" w14:paraId="319B6BAC" w14:textId="77777777" w:rsidTr="0069291E">
        <w:trPr>
          <w:trHeight w:val="2534"/>
          <w:jc w:val="center"/>
        </w:trPr>
        <w:tc>
          <w:tcPr>
            <w:tcW w:w="4819" w:type="dxa"/>
            <w:tcBorders>
              <w:top w:val="single" w:sz="4" w:space="0" w:color="auto"/>
              <w:bottom w:val="single" w:sz="4" w:space="0" w:color="auto"/>
            </w:tcBorders>
            <w:shd w:val="clear" w:color="auto" w:fill="auto"/>
          </w:tcPr>
          <w:p w14:paraId="798ECE38" w14:textId="0428D8B8" w:rsidR="0069291E" w:rsidRDefault="0069291E" w:rsidP="00C124EB">
            <w:pPr>
              <w:pStyle w:val="NoSpacing"/>
            </w:pPr>
            <w:r>
              <w:lastRenderedPageBreak/>
              <w:t>Add 5</w:t>
            </w:r>
            <w:r w:rsidR="00C42D89">
              <w:t> </w:t>
            </w:r>
            <w:r>
              <w:t>mL Acetic Acid (96%) and immediately add the solution to the Erlenmeyer flasks (be careful, toxic gasses are produced, carry out every step in the fume hood)</w:t>
            </w:r>
          </w:p>
        </w:tc>
        <w:tc>
          <w:tcPr>
            <w:tcW w:w="3973" w:type="dxa"/>
            <w:tcBorders>
              <w:top w:val="single" w:sz="4" w:space="0" w:color="auto"/>
              <w:bottom w:val="single" w:sz="4" w:space="0" w:color="auto"/>
            </w:tcBorders>
            <w:shd w:val="clear" w:color="auto" w:fill="auto"/>
            <w:vAlign w:val="center"/>
          </w:tcPr>
          <w:p w14:paraId="768A458F" w14:textId="77777777" w:rsidR="0069291E" w:rsidRPr="001C1B87" w:rsidRDefault="0069291E" w:rsidP="00C124EB">
            <w:pPr>
              <w:pStyle w:val="Style5mod"/>
              <w:numPr>
                <w:ilvl w:val="0"/>
                <w:numId w:val="0"/>
              </w:numPr>
              <w:ind w:left="34"/>
              <w:jc w:val="center"/>
              <w:rPr>
                <w:noProof/>
                <w:lang w:val="en-GB"/>
              </w:rPr>
            </w:pPr>
            <w:r w:rsidRPr="00706EDD">
              <w:rPr>
                <w:noProof/>
                <w:lang w:val="en-GB" w:eastAsia="en-GB"/>
              </w:rPr>
              <w:drawing>
                <wp:inline distT="0" distB="0" distL="0" distR="0" wp14:anchorId="7A35C074" wp14:editId="5CCF1E3A">
                  <wp:extent cx="2106000" cy="1579499"/>
                  <wp:effectExtent l="0" t="0" r="8890" b="1905"/>
                  <wp:docPr id="5" name="Picture 5" descr="C:\Users\u0128926\Box Sync\PhD documents\Pictures\cellulose extraction\IMG-20200130-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0128926\Box Sync\PhD documents\Pictures\cellulose extraction\IMG-20200130-WA002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69291E" w14:paraId="18C162CE" w14:textId="77777777" w:rsidTr="0069291E">
        <w:trPr>
          <w:trHeight w:val="2534"/>
          <w:jc w:val="center"/>
        </w:trPr>
        <w:tc>
          <w:tcPr>
            <w:tcW w:w="4819" w:type="dxa"/>
            <w:tcBorders>
              <w:top w:val="single" w:sz="4" w:space="0" w:color="auto"/>
              <w:bottom w:val="single" w:sz="4" w:space="0" w:color="auto"/>
            </w:tcBorders>
            <w:shd w:val="clear" w:color="auto" w:fill="auto"/>
          </w:tcPr>
          <w:p w14:paraId="376381CB" w14:textId="5D419FED" w:rsidR="0069291E" w:rsidRDefault="0069291E" w:rsidP="00C124EB">
            <w:pPr>
              <w:pStyle w:val="NoSpacing"/>
            </w:pPr>
            <w:r>
              <w:t>Incubate the solution containing the bags for 1 hour in the water bath at 70°C while shaking. Fix Erlenmeyer flasks with metal weights</w:t>
            </w:r>
          </w:p>
        </w:tc>
        <w:tc>
          <w:tcPr>
            <w:tcW w:w="3973" w:type="dxa"/>
            <w:tcBorders>
              <w:top w:val="single" w:sz="4" w:space="0" w:color="auto"/>
              <w:bottom w:val="single" w:sz="4" w:space="0" w:color="auto"/>
            </w:tcBorders>
            <w:shd w:val="clear" w:color="auto" w:fill="auto"/>
            <w:vAlign w:val="center"/>
          </w:tcPr>
          <w:p w14:paraId="7F772488" w14:textId="77777777" w:rsidR="0069291E" w:rsidRPr="001C1B87" w:rsidRDefault="0069291E" w:rsidP="00C124EB">
            <w:pPr>
              <w:pStyle w:val="Style5mod"/>
              <w:numPr>
                <w:ilvl w:val="0"/>
                <w:numId w:val="0"/>
              </w:numPr>
              <w:ind w:left="34"/>
              <w:jc w:val="center"/>
              <w:rPr>
                <w:noProof/>
                <w:lang w:val="en-GB"/>
              </w:rPr>
            </w:pPr>
            <w:r w:rsidRPr="00706EDD">
              <w:rPr>
                <w:noProof/>
                <w:lang w:val="en-GB" w:eastAsia="en-GB"/>
              </w:rPr>
              <w:drawing>
                <wp:inline distT="0" distB="0" distL="0" distR="0" wp14:anchorId="57CEFC4E" wp14:editId="542E3B1A">
                  <wp:extent cx="2106000" cy="1579499"/>
                  <wp:effectExtent l="0" t="0" r="8890" b="1905"/>
                  <wp:docPr id="22" name="Picture 22" descr="C:\Users\u0128926\Box Sync\PhD documents\Pictures\cellulose extraction\IMG_20200203_0948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0128926\Box Sync\PhD documents\Pictures\cellulose extraction\IMG_20200203_09484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69291E" w14:paraId="4E63ED70" w14:textId="77777777" w:rsidTr="0069291E">
        <w:trPr>
          <w:trHeight w:val="2534"/>
          <w:jc w:val="center"/>
        </w:trPr>
        <w:tc>
          <w:tcPr>
            <w:tcW w:w="4819" w:type="dxa"/>
            <w:tcBorders>
              <w:top w:val="single" w:sz="4" w:space="0" w:color="auto"/>
              <w:bottom w:val="single" w:sz="4" w:space="0" w:color="auto"/>
            </w:tcBorders>
            <w:shd w:val="clear" w:color="auto" w:fill="auto"/>
          </w:tcPr>
          <w:p w14:paraId="45E83DCD" w14:textId="21F28226" w:rsidR="0069291E" w:rsidRDefault="0069291E" w:rsidP="00C124EB">
            <w:pPr>
              <w:pStyle w:val="NoSpacing"/>
            </w:pPr>
            <w:r>
              <w:t>Take the Erlenmeyer flasks out of the bath and pour the solution in a special waste container</w:t>
            </w:r>
          </w:p>
        </w:tc>
        <w:tc>
          <w:tcPr>
            <w:tcW w:w="3973" w:type="dxa"/>
            <w:tcBorders>
              <w:top w:val="single" w:sz="4" w:space="0" w:color="auto"/>
              <w:bottom w:val="single" w:sz="4" w:space="0" w:color="auto"/>
            </w:tcBorders>
            <w:shd w:val="clear" w:color="auto" w:fill="auto"/>
            <w:vAlign w:val="center"/>
          </w:tcPr>
          <w:p w14:paraId="7997C4C0" w14:textId="77777777" w:rsidR="0069291E" w:rsidRPr="001C1B87" w:rsidRDefault="0069291E" w:rsidP="00C124EB">
            <w:pPr>
              <w:pStyle w:val="Style5mod"/>
              <w:numPr>
                <w:ilvl w:val="0"/>
                <w:numId w:val="0"/>
              </w:numPr>
              <w:ind w:left="34"/>
              <w:jc w:val="center"/>
              <w:rPr>
                <w:noProof/>
                <w:lang w:val="en-GB"/>
              </w:rPr>
            </w:pPr>
            <w:r w:rsidRPr="00706EDD">
              <w:rPr>
                <w:noProof/>
                <w:lang w:val="en-GB" w:eastAsia="en-GB"/>
              </w:rPr>
              <w:drawing>
                <wp:inline distT="0" distB="0" distL="0" distR="0" wp14:anchorId="5E6DFDFB" wp14:editId="14FEEF8F">
                  <wp:extent cx="2106000" cy="1579499"/>
                  <wp:effectExtent l="0" t="0" r="8890" b="1905"/>
                  <wp:docPr id="23" name="Picture 23" descr="C:\Users\u0128926\Box Sync\PhD documents\Pictures\cellulose extraction\IMG-20200130-WA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0128926\Box Sync\PhD documents\Pictures\cellulose extraction\IMG-20200130-WA0026.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6000" cy="1579499"/>
                          </a:xfrm>
                          <a:prstGeom prst="rect">
                            <a:avLst/>
                          </a:prstGeom>
                          <a:noFill/>
                          <a:ln>
                            <a:noFill/>
                          </a:ln>
                        </pic:spPr>
                      </pic:pic>
                    </a:graphicData>
                  </a:graphic>
                </wp:inline>
              </w:drawing>
            </w:r>
          </w:p>
        </w:tc>
      </w:tr>
      <w:tr w:rsidR="0069291E" w14:paraId="1F180C49" w14:textId="77777777" w:rsidTr="0069291E">
        <w:trPr>
          <w:trHeight w:val="2534"/>
          <w:jc w:val="center"/>
        </w:trPr>
        <w:tc>
          <w:tcPr>
            <w:tcW w:w="4819" w:type="dxa"/>
            <w:tcBorders>
              <w:top w:val="single" w:sz="4" w:space="0" w:color="auto"/>
              <w:bottom w:val="single" w:sz="4" w:space="0" w:color="auto"/>
            </w:tcBorders>
            <w:shd w:val="clear" w:color="auto" w:fill="auto"/>
          </w:tcPr>
          <w:p w14:paraId="02F9DDB7" w14:textId="77777777" w:rsidR="0069291E" w:rsidRDefault="0069291E" w:rsidP="00C124EB">
            <w:pPr>
              <w:pStyle w:val="NoSpacing"/>
            </w:pPr>
            <w:r>
              <w:t>Push with forceps on the bags in order to remove the leftover solution</w:t>
            </w:r>
          </w:p>
        </w:tc>
        <w:tc>
          <w:tcPr>
            <w:tcW w:w="3973" w:type="dxa"/>
            <w:tcBorders>
              <w:top w:val="single" w:sz="4" w:space="0" w:color="auto"/>
              <w:bottom w:val="single" w:sz="4" w:space="0" w:color="auto"/>
            </w:tcBorders>
            <w:shd w:val="clear" w:color="auto" w:fill="auto"/>
            <w:vAlign w:val="center"/>
          </w:tcPr>
          <w:p w14:paraId="46BB6B81" w14:textId="77777777" w:rsidR="0069291E" w:rsidRPr="00706EDD" w:rsidRDefault="0069291E" w:rsidP="00C124EB">
            <w:pPr>
              <w:pStyle w:val="Style5mod"/>
              <w:numPr>
                <w:ilvl w:val="0"/>
                <w:numId w:val="0"/>
              </w:numPr>
              <w:ind w:left="34"/>
              <w:jc w:val="center"/>
              <w:rPr>
                <w:noProof/>
                <w:lang w:val="en-GB" w:eastAsia="en-GB"/>
              </w:rPr>
            </w:pPr>
          </w:p>
        </w:tc>
      </w:tr>
      <w:tr w:rsidR="0069291E" w14:paraId="1791FCC3" w14:textId="77777777" w:rsidTr="0069291E">
        <w:trPr>
          <w:trHeight w:val="2534"/>
          <w:jc w:val="center"/>
        </w:trPr>
        <w:tc>
          <w:tcPr>
            <w:tcW w:w="4819" w:type="dxa"/>
            <w:tcBorders>
              <w:top w:val="single" w:sz="4" w:space="0" w:color="auto"/>
            </w:tcBorders>
            <w:shd w:val="clear" w:color="auto" w:fill="auto"/>
          </w:tcPr>
          <w:p w14:paraId="1359CF94" w14:textId="22E59E97" w:rsidR="0069291E" w:rsidRDefault="00D8532E" w:rsidP="00D8532E">
            <w:pPr>
              <w:pStyle w:val="NoSpacing"/>
            </w:pPr>
            <w:r>
              <w:t xml:space="preserve">Repeat these </w:t>
            </w:r>
            <w:r w:rsidR="0069291E">
              <w:t>steps 1 more time</w:t>
            </w:r>
          </w:p>
        </w:tc>
        <w:tc>
          <w:tcPr>
            <w:tcW w:w="3973" w:type="dxa"/>
            <w:tcBorders>
              <w:top w:val="single" w:sz="4" w:space="0" w:color="auto"/>
            </w:tcBorders>
            <w:shd w:val="clear" w:color="auto" w:fill="auto"/>
            <w:vAlign w:val="center"/>
          </w:tcPr>
          <w:p w14:paraId="777D28C5" w14:textId="77777777" w:rsidR="0069291E" w:rsidRPr="001C1B87" w:rsidRDefault="0069291E" w:rsidP="00C124EB">
            <w:pPr>
              <w:pStyle w:val="Style5mod"/>
              <w:numPr>
                <w:ilvl w:val="0"/>
                <w:numId w:val="0"/>
              </w:numPr>
              <w:ind w:left="34"/>
              <w:jc w:val="center"/>
              <w:rPr>
                <w:noProof/>
                <w:lang w:val="en-GB"/>
              </w:rPr>
            </w:pPr>
          </w:p>
        </w:tc>
      </w:tr>
    </w:tbl>
    <w:p w14:paraId="1C856ABE" w14:textId="21A0F686" w:rsidR="00C57D1F" w:rsidRDefault="00C57D1F" w:rsidP="00A85870"/>
    <w:p w14:paraId="1F538889" w14:textId="77777777" w:rsidR="00B3639F" w:rsidRDefault="00B3639F" w:rsidP="00B3639F">
      <w:pPr>
        <w:pStyle w:val="Heading1"/>
      </w:pPr>
      <w:r>
        <w:lastRenderedPageBreak/>
        <w:t>Washing step</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69291E" w:rsidRPr="006D699B" w14:paraId="5798F9C6" w14:textId="77777777" w:rsidTr="0069291E">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1908AF7D" w14:textId="77777777" w:rsidR="0069291E" w:rsidRPr="006D699B" w:rsidRDefault="0069291E" w:rsidP="00C124EB">
            <w:pPr>
              <w:pStyle w:val="Style2"/>
              <w:jc w:val="center"/>
              <w:rPr>
                <w:rFonts w:ascii="Times New Roman" w:hAnsi="Times New Roman"/>
                <w:b/>
                <w:sz w:val="28"/>
                <w:szCs w:val="28"/>
                <w:lang w:val="en-US"/>
              </w:rPr>
            </w:pPr>
          </w:p>
          <w:p w14:paraId="7D411E35" w14:textId="77777777" w:rsidR="0069291E" w:rsidRPr="006D699B" w:rsidRDefault="0069291E" w:rsidP="00C124EB">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4630C240" w14:textId="77777777" w:rsidR="0069291E" w:rsidRPr="006D699B" w:rsidRDefault="0069291E" w:rsidP="00C124EB">
            <w:pPr>
              <w:pStyle w:val="Style2"/>
              <w:jc w:val="center"/>
              <w:rPr>
                <w:rFonts w:ascii="Times New Roman" w:hAnsi="Times New Roman"/>
                <w:b/>
                <w:sz w:val="28"/>
                <w:szCs w:val="28"/>
                <w:lang w:val="en-US"/>
              </w:rPr>
            </w:pPr>
          </w:p>
        </w:tc>
      </w:tr>
      <w:tr w:rsidR="0069291E" w:rsidRPr="00EC77FB" w14:paraId="517FB6F6" w14:textId="77777777" w:rsidTr="0069291E">
        <w:trPr>
          <w:trHeight w:val="2534"/>
          <w:jc w:val="center"/>
        </w:trPr>
        <w:tc>
          <w:tcPr>
            <w:tcW w:w="4819" w:type="dxa"/>
            <w:tcBorders>
              <w:top w:val="single" w:sz="4" w:space="0" w:color="auto"/>
              <w:bottom w:val="single" w:sz="4" w:space="0" w:color="auto"/>
            </w:tcBorders>
            <w:shd w:val="clear" w:color="auto" w:fill="auto"/>
          </w:tcPr>
          <w:p w14:paraId="623632CA" w14:textId="77777777" w:rsidR="0069291E" w:rsidRPr="006D699B" w:rsidRDefault="0069291E" w:rsidP="00C124EB">
            <w:pPr>
              <w:pStyle w:val="NoSpacing"/>
            </w:pPr>
            <w:r>
              <w:t>Prepare hot water (~80°C)</w:t>
            </w:r>
          </w:p>
        </w:tc>
        <w:tc>
          <w:tcPr>
            <w:tcW w:w="3973" w:type="dxa"/>
            <w:tcBorders>
              <w:top w:val="single" w:sz="4" w:space="0" w:color="auto"/>
              <w:bottom w:val="single" w:sz="4" w:space="0" w:color="auto"/>
            </w:tcBorders>
            <w:shd w:val="clear" w:color="auto" w:fill="auto"/>
            <w:vAlign w:val="center"/>
          </w:tcPr>
          <w:p w14:paraId="544761CC" w14:textId="77777777" w:rsidR="0069291E" w:rsidRPr="00EC77FB" w:rsidRDefault="0069291E" w:rsidP="00C124EB">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3F7C6764" wp14:editId="2587CA36">
                  <wp:extent cx="1579500" cy="2106000"/>
                  <wp:effectExtent l="0" t="0" r="1905" b="8890"/>
                  <wp:docPr id="24" name="Picture 24" descr="C:\Users\u0128926\Box Sync\PhD documents\Pictures\cellulose extraction\IMG_20191016_1555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0128926\Box Sync\PhD documents\Pictures\cellulose extraction\IMG_20191016_155550.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79500" cy="2106000"/>
                          </a:xfrm>
                          <a:prstGeom prst="rect">
                            <a:avLst/>
                          </a:prstGeom>
                          <a:noFill/>
                          <a:ln>
                            <a:noFill/>
                          </a:ln>
                        </pic:spPr>
                      </pic:pic>
                    </a:graphicData>
                  </a:graphic>
                </wp:inline>
              </w:drawing>
            </w:r>
          </w:p>
        </w:tc>
      </w:tr>
      <w:tr w:rsidR="0069291E" w:rsidRPr="00EC77FB" w14:paraId="3DE45429" w14:textId="77777777" w:rsidTr="0069291E">
        <w:trPr>
          <w:trHeight w:val="2534"/>
          <w:jc w:val="center"/>
        </w:trPr>
        <w:tc>
          <w:tcPr>
            <w:tcW w:w="4819" w:type="dxa"/>
            <w:tcBorders>
              <w:top w:val="single" w:sz="4" w:space="0" w:color="auto"/>
              <w:bottom w:val="single" w:sz="4" w:space="0" w:color="auto"/>
            </w:tcBorders>
            <w:shd w:val="clear" w:color="auto" w:fill="auto"/>
          </w:tcPr>
          <w:p w14:paraId="6C87F438" w14:textId="34F4103F" w:rsidR="0069291E" w:rsidRDefault="0069291E" w:rsidP="00C124EB">
            <w:pPr>
              <w:pStyle w:val="NoSpacing"/>
            </w:pPr>
            <w:r>
              <w:t xml:space="preserve">Add hot water </w:t>
            </w:r>
            <w:r w:rsidR="00E245B8">
              <w:t xml:space="preserve">(~350 mL) </w:t>
            </w:r>
            <w:r>
              <w:t>to the emptied Erlenmeyer flasks and squeeze the bags with a forceps</w:t>
            </w:r>
          </w:p>
        </w:tc>
        <w:tc>
          <w:tcPr>
            <w:tcW w:w="3973" w:type="dxa"/>
            <w:tcBorders>
              <w:top w:val="single" w:sz="4" w:space="0" w:color="auto"/>
              <w:bottom w:val="single" w:sz="4" w:space="0" w:color="auto"/>
            </w:tcBorders>
            <w:shd w:val="clear" w:color="auto" w:fill="auto"/>
            <w:vAlign w:val="center"/>
          </w:tcPr>
          <w:p w14:paraId="36B0F644" w14:textId="77777777" w:rsidR="0069291E" w:rsidRPr="00EC77FB" w:rsidRDefault="0069291E" w:rsidP="00C124EB">
            <w:pPr>
              <w:pStyle w:val="Style5mod"/>
              <w:numPr>
                <w:ilvl w:val="0"/>
                <w:numId w:val="0"/>
              </w:numPr>
              <w:ind w:left="34"/>
              <w:jc w:val="center"/>
              <w:rPr>
                <w:rFonts w:cs="Tahoma"/>
                <w:noProof/>
                <w:lang w:val="en-GB" w:eastAsia="en-GB"/>
              </w:rPr>
            </w:pPr>
            <w:r w:rsidRPr="00706EDD">
              <w:rPr>
                <w:noProof/>
                <w:lang w:val="en-GB" w:eastAsia="en-GB"/>
              </w:rPr>
              <w:drawing>
                <wp:inline distT="0" distB="0" distL="0" distR="0" wp14:anchorId="1E500FF2" wp14:editId="5ED8D56C">
                  <wp:extent cx="2106000" cy="1579500"/>
                  <wp:effectExtent l="0" t="0" r="8890" b="1905"/>
                  <wp:docPr id="25" name="Picture 25" descr="C:\Users\u0128926\Box Sync\PhD documents\Pictures\cellulose extraction\IMG_20200131_1159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0128926\Box Sync\PhD documents\Pictures\cellulose extraction\IMG_20200131_11592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r w:rsidR="0069291E" w:rsidRPr="00EC77FB" w14:paraId="61DBA0AE" w14:textId="77777777" w:rsidTr="0069291E">
        <w:trPr>
          <w:trHeight w:val="2534"/>
          <w:jc w:val="center"/>
        </w:trPr>
        <w:tc>
          <w:tcPr>
            <w:tcW w:w="4819" w:type="dxa"/>
            <w:tcBorders>
              <w:top w:val="single" w:sz="4" w:space="0" w:color="auto"/>
              <w:bottom w:val="single" w:sz="4" w:space="0" w:color="auto"/>
            </w:tcBorders>
            <w:shd w:val="clear" w:color="auto" w:fill="auto"/>
          </w:tcPr>
          <w:p w14:paraId="1B3DBEC1" w14:textId="77777777" w:rsidR="0069291E" w:rsidRDefault="0069291E" w:rsidP="00C124EB">
            <w:pPr>
              <w:pStyle w:val="NoSpacing"/>
            </w:pPr>
            <w:r>
              <w:t>Collect the water in the waste container and repeat this washing step two times with hot water</w:t>
            </w:r>
          </w:p>
        </w:tc>
        <w:tc>
          <w:tcPr>
            <w:tcW w:w="3973" w:type="dxa"/>
            <w:tcBorders>
              <w:top w:val="single" w:sz="4" w:space="0" w:color="auto"/>
              <w:bottom w:val="single" w:sz="4" w:space="0" w:color="auto"/>
            </w:tcBorders>
            <w:shd w:val="clear" w:color="auto" w:fill="auto"/>
            <w:vAlign w:val="center"/>
          </w:tcPr>
          <w:p w14:paraId="2ACBA73D" w14:textId="77777777" w:rsidR="0069291E" w:rsidRPr="00EC77FB" w:rsidRDefault="0069291E" w:rsidP="00C124EB">
            <w:pPr>
              <w:pStyle w:val="Style5mod"/>
              <w:numPr>
                <w:ilvl w:val="0"/>
                <w:numId w:val="0"/>
              </w:numPr>
              <w:ind w:left="34"/>
              <w:jc w:val="center"/>
              <w:rPr>
                <w:rFonts w:cs="Tahoma"/>
                <w:noProof/>
                <w:lang w:val="en-GB" w:eastAsia="en-GB"/>
              </w:rPr>
            </w:pPr>
          </w:p>
        </w:tc>
      </w:tr>
      <w:tr w:rsidR="0069291E" w:rsidRPr="00EC77FB" w14:paraId="25EAE5BE" w14:textId="77777777" w:rsidTr="0069291E">
        <w:trPr>
          <w:trHeight w:val="2534"/>
          <w:jc w:val="center"/>
        </w:trPr>
        <w:tc>
          <w:tcPr>
            <w:tcW w:w="4819" w:type="dxa"/>
            <w:tcBorders>
              <w:top w:val="single" w:sz="4" w:space="0" w:color="auto"/>
              <w:bottom w:val="single" w:sz="4" w:space="0" w:color="auto"/>
            </w:tcBorders>
            <w:shd w:val="clear" w:color="auto" w:fill="auto"/>
          </w:tcPr>
          <w:p w14:paraId="1D895403" w14:textId="77777777" w:rsidR="0069291E" w:rsidRDefault="0069291E" w:rsidP="00C124EB">
            <w:pPr>
              <w:pStyle w:val="NoSpacing"/>
            </w:pPr>
            <w:r>
              <w:t>Wash with cold water until a neutral pH is reached</w:t>
            </w:r>
          </w:p>
        </w:tc>
        <w:tc>
          <w:tcPr>
            <w:tcW w:w="3973" w:type="dxa"/>
            <w:tcBorders>
              <w:top w:val="single" w:sz="4" w:space="0" w:color="auto"/>
              <w:bottom w:val="single" w:sz="4" w:space="0" w:color="auto"/>
            </w:tcBorders>
            <w:shd w:val="clear" w:color="auto" w:fill="auto"/>
            <w:vAlign w:val="center"/>
          </w:tcPr>
          <w:p w14:paraId="3868C218" w14:textId="77777777" w:rsidR="0069291E" w:rsidRPr="00EC77FB" w:rsidRDefault="0069291E" w:rsidP="00C124EB">
            <w:pPr>
              <w:pStyle w:val="Style5mod"/>
              <w:numPr>
                <w:ilvl w:val="0"/>
                <w:numId w:val="0"/>
              </w:numPr>
              <w:ind w:left="34"/>
              <w:jc w:val="center"/>
              <w:rPr>
                <w:rFonts w:cs="Tahoma"/>
                <w:noProof/>
                <w:lang w:val="en-GB" w:eastAsia="en-GB"/>
              </w:rPr>
            </w:pPr>
            <w:r w:rsidRPr="00706EDD">
              <w:rPr>
                <w:rFonts w:cs="Tahoma"/>
                <w:noProof/>
                <w:lang w:val="en-GB" w:eastAsia="en-GB"/>
              </w:rPr>
              <w:drawing>
                <wp:inline distT="0" distB="0" distL="0" distR="0" wp14:anchorId="596A30E7" wp14:editId="2DF55F0E">
                  <wp:extent cx="2106000" cy="1579500"/>
                  <wp:effectExtent l="0" t="0" r="8890" b="1905"/>
                  <wp:docPr id="26" name="Picture 26" descr="C:\Users\u0128926\Box Sync\PhD documents\Pictures\cellulose extraction\IMG_20200131_133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0128926\Box Sync\PhD documents\Pictures\cellulose extraction\IMG_20200131_133759.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6000" cy="1579500"/>
                          </a:xfrm>
                          <a:prstGeom prst="rect">
                            <a:avLst/>
                          </a:prstGeom>
                          <a:noFill/>
                          <a:ln>
                            <a:noFill/>
                          </a:ln>
                        </pic:spPr>
                      </pic:pic>
                    </a:graphicData>
                  </a:graphic>
                </wp:inline>
              </w:drawing>
            </w:r>
          </w:p>
        </w:tc>
      </w:tr>
    </w:tbl>
    <w:p w14:paraId="371E4540" w14:textId="292C766E" w:rsidR="00B3639F" w:rsidRDefault="00B3639F" w:rsidP="00A85870"/>
    <w:p w14:paraId="7D50557B" w14:textId="3C0AAACD" w:rsidR="00E245B8" w:rsidRDefault="00E245B8" w:rsidP="00E245B8">
      <w:pPr>
        <w:pStyle w:val="Heading1"/>
      </w:pPr>
      <w:r>
        <w:lastRenderedPageBreak/>
        <w:t>Further sample processing</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E245B8" w:rsidRPr="006D699B" w14:paraId="5BD50514" w14:textId="77777777" w:rsidTr="008A554D">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0DEC568F" w14:textId="77777777" w:rsidR="00E245B8" w:rsidRPr="006D699B" w:rsidRDefault="00E245B8" w:rsidP="008A554D">
            <w:pPr>
              <w:pStyle w:val="Style2"/>
              <w:jc w:val="center"/>
              <w:rPr>
                <w:rFonts w:ascii="Times New Roman" w:hAnsi="Times New Roman"/>
                <w:b/>
                <w:sz w:val="28"/>
                <w:szCs w:val="28"/>
                <w:lang w:val="en-US"/>
              </w:rPr>
            </w:pPr>
          </w:p>
          <w:p w14:paraId="3EC15DA1" w14:textId="77777777" w:rsidR="00E245B8" w:rsidRPr="006D699B" w:rsidRDefault="00E245B8" w:rsidP="008A554D">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1B31AD60" w14:textId="77777777" w:rsidR="00E245B8" w:rsidRPr="006D699B" w:rsidRDefault="00E245B8" w:rsidP="008A554D">
            <w:pPr>
              <w:pStyle w:val="Style2"/>
              <w:jc w:val="center"/>
              <w:rPr>
                <w:rFonts w:ascii="Times New Roman" w:hAnsi="Times New Roman"/>
                <w:b/>
                <w:sz w:val="28"/>
                <w:szCs w:val="28"/>
                <w:lang w:val="en-US"/>
              </w:rPr>
            </w:pPr>
          </w:p>
        </w:tc>
      </w:tr>
      <w:tr w:rsidR="00E245B8" w:rsidRPr="00EC77FB" w14:paraId="37F51329" w14:textId="77777777" w:rsidTr="008A554D">
        <w:trPr>
          <w:trHeight w:val="2534"/>
          <w:jc w:val="center"/>
        </w:trPr>
        <w:tc>
          <w:tcPr>
            <w:tcW w:w="4819" w:type="dxa"/>
            <w:tcBorders>
              <w:top w:val="single" w:sz="4" w:space="0" w:color="auto"/>
              <w:bottom w:val="single" w:sz="4" w:space="0" w:color="auto"/>
            </w:tcBorders>
            <w:shd w:val="clear" w:color="auto" w:fill="auto"/>
          </w:tcPr>
          <w:p w14:paraId="1630BBDE" w14:textId="4DA737E7" w:rsidR="00E245B8" w:rsidRPr="006D699B" w:rsidRDefault="00E245B8" w:rsidP="00E245B8">
            <w:pPr>
              <w:pStyle w:val="NoSpacing"/>
            </w:pPr>
            <w:r>
              <w:t>Squeeze Teflon bags to remove water and put the bags in the oven at 70°C overnight</w:t>
            </w:r>
          </w:p>
        </w:tc>
        <w:tc>
          <w:tcPr>
            <w:tcW w:w="3973" w:type="dxa"/>
            <w:tcBorders>
              <w:top w:val="single" w:sz="4" w:space="0" w:color="auto"/>
              <w:bottom w:val="single" w:sz="4" w:space="0" w:color="auto"/>
            </w:tcBorders>
            <w:shd w:val="clear" w:color="auto" w:fill="auto"/>
            <w:vAlign w:val="center"/>
          </w:tcPr>
          <w:p w14:paraId="66A3E0D4" w14:textId="62DBD865" w:rsidR="00E245B8" w:rsidRPr="00EC77FB" w:rsidRDefault="00E245B8" w:rsidP="008A554D">
            <w:pPr>
              <w:pStyle w:val="Style5mod"/>
              <w:numPr>
                <w:ilvl w:val="0"/>
                <w:numId w:val="0"/>
              </w:numPr>
              <w:ind w:left="34"/>
              <w:jc w:val="center"/>
              <w:rPr>
                <w:rFonts w:cs="Tahoma"/>
                <w:noProof/>
                <w:lang w:val="en-GB" w:eastAsia="en-GB"/>
              </w:rPr>
            </w:pPr>
          </w:p>
        </w:tc>
      </w:tr>
      <w:tr w:rsidR="009B2053" w:rsidRPr="00EC77FB" w14:paraId="1D4838E6" w14:textId="77777777" w:rsidTr="008A554D">
        <w:trPr>
          <w:trHeight w:val="2534"/>
          <w:jc w:val="center"/>
        </w:trPr>
        <w:tc>
          <w:tcPr>
            <w:tcW w:w="4819" w:type="dxa"/>
            <w:tcBorders>
              <w:top w:val="single" w:sz="4" w:space="0" w:color="auto"/>
              <w:bottom w:val="single" w:sz="4" w:space="0" w:color="auto"/>
            </w:tcBorders>
            <w:shd w:val="clear" w:color="auto" w:fill="auto"/>
          </w:tcPr>
          <w:p w14:paraId="00D1195F" w14:textId="59B77430" w:rsidR="009B2053" w:rsidRDefault="009B2053" w:rsidP="00E245B8">
            <w:pPr>
              <w:pStyle w:val="NoSpacing"/>
            </w:pPr>
            <w:r>
              <w:t>Weigh the empty bags, cellulose bags and sample bags on the balance</w:t>
            </w:r>
          </w:p>
        </w:tc>
        <w:tc>
          <w:tcPr>
            <w:tcW w:w="3973" w:type="dxa"/>
            <w:tcBorders>
              <w:top w:val="single" w:sz="4" w:space="0" w:color="auto"/>
              <w:bottom w:val="single" w:sz="4" w:space="0" w:color="auto"/>
            </w:tcBorders>
            <w:shd w:val="clear" w:color="auto" w:fill="auto"/>
            <w:vAlign w:val="center"/>
          </w:tcPr>
          <w:p w14:paraId="70C6FF97" w14:textId="77777777" w:rsidR="009B2053" w:rsidRPr="00EC77FB" w:rsidRDefault="009B2053" w:rsidP="008A554D">
            <w:pPr>
              <w:pStyle w:val="Style5mod"/>
              <w:numPr>
                <w:ilvl w:val="0"/>
                <w:numId w:val="0"/>
              </w:numPr>
              <w:ind w:left="34"/>
              <w:jc w:val="center"/>
              <w:rPr>
                <w:rFonts w:cs="Tahoma"/>
                <w:noProof/>
                <w:lang w:val="en-GB" w:eastAsia="en-GB"/>
              </w:rPr>
            </w:pPr>
          </w:p>
        </w:tc>
      </w:tr>
      <w:tr w:rsidR="00E245B8" w:rsidRPr="00EC77FB" w14:paraId="255B34D4" w14:textId="77777777" w:rsidTr="008A554D">
        <w:trPr>
          <w:trHeight w:val="2534"/>
          <w:jc w:val="center"/>
        </w:trPr>
        <w:tc>
          <w:tcPr>
            <w:tcW w:w="4819" w:type="dxa"/>
            <w:tcBorders>
              <w:top w:val="single" w:sz="4" w:space="0" w:color="auto"/>
              <w:bottom w:val="single" w:sz="4" w:space="0" w:color="auto"/>
            </w:tcBorders>
            <w:shd w:val="clear" w:color="auto" w:fill="auto"/>
          </w:tcPr>
          <w:p w14:paraId="4FECE62F" w14:textId="5C3EC805" w:rsidR="00E245B8" w:rsidRDefault="00E245B8" w:rsidP="008A554D">
            <w:pPr>
              <w:pStyle w:val="NoSpacing"/>
            </w:pPr>
            <w:r>
              <w:t>Open the Teflon bag gently by cutting the upper sealed part of</w:t>
            </w:r>
            <w:r w:rsidR="009B2053">
              <w:t>f</w:t>
            </w:r>
          </w:p>
        </w:tc>
        <w:tc>
          <w:tcPr>
            <w:tcW w:w="3973" w:type="dxa"/>
            <w:tcBorders>
              <w:top w:val="single" w:sz="4" w:space="0" w:color="auto"/>
              <w:bottom w:val="single" w:sz="4" w:space="0" w:color="auto"/>
            </w:tcBorders>
            <w:shd w:val="clear" w:color="auto" w:fill="auto"/>
            <w:vAlign w:val="center"/>
          </w:tcPr>
          <w:p w14:paraId="4E476E31" w14:textId="2A7B9732" w:rsidR="00E245B8" w:rsidRPr="00EC77FB" w:rsidRDefault="00E245B8" w:rsidP="008A554D">
            <w:pPr>
              <w:pStyle w:val="Style5mod"/>
              <w:numPr>
                <w:ilvl w:val="0"/>
                <w:numId w:val="0"/>
              </w:numPr>
              <w:ind w:left="34"/>
              <w:jc w:val="center"/>
              <w:rPr>
                <w:rFonts w:cs="Tahoma"/>
                <w:noProof/>
                <w:lang w:val="en-GB" w:eastAsia="en-GB"/>
              </w:rPr>
            </w:pPr>
          </w:p>
        </w:tc>
      </w:tr>
      <w:tr w:rsidR="00E245B8" w:rsidRPr="00EC77FB" w14:paraId="6890457D" w14:textId="77777777" w:rsidTr="008A554D">
        <w:trPr>
          <w:trHeight w:val="2534"/>
          <w:jc w:val="center"/>
        </w:trPr>
        <w:tc>
          <w:tcPr>
            <w:tcW w:w="4819" w:type="dxa"/>
            <w:tcBorders>
              <w:top w:val="single" w:sz="4" w:space="0" w:color="auto"/>
              <w:bottom w:val="single" w:sz="4" w:space="0" w:color="auto"/>
            </w:tcBorders>
            <w:shd w:val="clear" w:color="auto" w:fill="auto"/>
          </w:tcPr>
          <w:p w14:paraId="3706797D" w14:textId="0399F63D" w:rsidR="00E245B8" w:rsidRDefault="00E245B8" w:rsidP="008A554D">
            <w:pPr>
              <w:pStyle w:val="NoSpacing"/>
            </w:pPr>
            <w:r>
              <w:t>Collect sample in glass plate by scraping it off from the sides of the Teflon bags</w:t>
            </w:r>
          </w:p>
        </w:tc>
        <w:tc>
          <w:tcPr>
            <w:tcW w:w="3973" w:type="dxa"/>
            <w:tcBorders>
              <w:top w:val="single" w:sz="4" w:space="0" w:color="auto"/>
              <w:bottom w:val="single" w:sz="4" w:space="0" w:color="auto"/>
            </w:tcBorders>
            <w:shd w:val="clear" w:color="auto" w:fill="auto"/>
            <w:vAlign w:val="center"/>
          </w:tcPr>
          <w:p w14:paraId="0E6F8D66" w14:textId="77777777" w:rsidR="00E245B8" w:rsidRPr="00EC77FB" w:rsidRDefault="00E245B8" w:rsidP="008A554D">
            <w:pPr>
              <w:pStyle w:val="Style5mod"/>
              <w:numPr>
                <w:ilvl w:val="0"/>
                <w:numId w:val="0"/>
              </w:numPr>
              <w:ind w:left="34"/>
              <w:jc w:val="center"/>
              <w:rPr>
                <w:rFonts w:cs="Tahoma"/>
                <w:noProof/>
                <w:lang w:val="en-GB" w:eastAsia="en-GB"/>
              </w:rPr>
            </w:pPr>
          </w:p>
        </w:tc>
      </w:tr>
      <w:tr w:rsidR="00E245B8" w:rsidRPr="00EC77FB" w14:paraId="48674273" w14:textId="77777777" w:rsidTr="008A554D">
        <w:trPr>
          <w:trHeight w:val="2534"/>
          <w:jc w:val="center"/>
        </w:trPr>
        <w:tc>
          <w:tcPr>
            <w:tcW w:w="4819" w:type="dxa"/>
            <w:tcBorders>
              <w:top w:val="single" w:sz="4" w:space="0" w:color="auto"/>
              <w:bottom w:val="single" w:sz="4" w:space="0" w:color="auto"/>
            </w:tcBorders>
            <w:shd w:val="clear" w:color="auto" w:fill="auto"/>
          </w:tcPr>
          <w:p w14:paraId="01C6B889" w14:textId="3A67BC20" w:rsidR="00E245B8" w:rsidRDefault="00E245B8" w:rsidP="008A554D">
            <w:pPr>
              <w:pStyle w:val="NoSpacing"/>
            </w:pPr>
            <w:r>
              <w:lastRenderedPageBreak/>
              <w:t>Weigh minimum 0.20 mg of cellulose sample in tin cups and prepare for analysis with IRMS</w:t>
            </w:r>
          </w:p>
        </w:tc>
        <w:tc>
          <w:tcPr>
            <w:tcW w:w="3973" w:type="dxa"/>
            <w:tcBorders>
              <w:top w:val="single" w:sz="4" w:space="0" w:color="auto"/>
              <w:bottom w:val="single" w:sz="4" w:space="0" w:color="auto"/>
            </w:tcBorders>
            <w:shd w:val="clear" w:color="auto" w:fill="auto"/>
            <w:vAlign w:val="center"/>
          </w:tcPr>
          <w:p w14:paraId="3FA2175E" w14:textId="62641003" w:rsidR="00E245B8" w:rsidRPr="00EC77FB" w:rsidRDefault="00E245B8" w:rsidP="008A554D">
            <w:pPr>
              <w:pStyle w:val="Style5mod"/>
              <w:numPr>
                <w:ilvl w:val="0"/>
                <w:numId w:val="0"/>
              </w:numPr>
              <w:ind w:left="34"/>
              <w:jc w:val="center"/>
              <w:rPr>
                <w:rFonts w:cs="Tahoma"/>
                <w:noProof/>
                <w:lang w:val="en-GB" w:eastAsia="en-GB"/>
              </w:rPr>
            </w:pPr>
          </w:p>
        </w:tc>
      </w:tr>
    </w:tbl>
    <w:p w14:paraId="29C81EBF" w14:textId="6F8C3F1B" w:rsidR="00E245B8" w:rsidRDefault="00E245B8" w:rsidP="00A85870"/>
    <w:p w14:paraId="3524DEFB" w14:textId="422AF919" w:rsidR="009B2053" w:rsidRDefault="009B2053" w:rsidP="009B2053">
      <w:pPr>
        <w:pStyle w:val="Heading1"/>
      </w:pPr>
      <w:r>
        <w:t>Recovery calculations</w:t>
      </w:r>
    </w:p>
    <w:tbl>
      <w:tblPr>
        <w:tblW w:w="8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3973"/>
      </w:tblGrid>
      <w:tr w:rsidR="009B2053" w:rsidRPr="006D699B" w14:paraId="0D581426" w14:textId="77777777" w:rsidTr="00184C29">
        <w:trPr>
          <w:trHeight w:val="833"/>
          <w:jc w:val="center"/>
        </w:trPr>
        <w:tc>
          <w:tcPr>
            <w:tcW w:w="4819" w:type="dxa"/>
            <w:tcBorders>
              <w:top w:val="single" w:sz="4" w:space="0" w:color="auto"/>
              <w:left w:val="single" w:sz="4" w:space="0" w:color="auto"/>
              <w:bottom w:val="single" w:sz="4" w:space="0" w:color="auto"/>
              <w:right w:val="single" w:sz="4" w:space="0" w:color="auto"/>
            </w:tcBorders>
            <w:shd w:val="clear" w:color="auto" w:fill="E7E6E6" w:themeFill="background2"/>
          </w:tcPr>
          <w:p w14:paraId="628B081E" w14:textId="77777777" w:rsidR="009B2053" w:rsidRPr="006D699B" w:rsidRDefault="009B2053" w:rsidP="00184C29">
            <w:pPr>
              <w:pStyle w:val="Style2"/>
              <w:jc w:val="center"/>
              <w:rPr>
                <w:rFonts w:ascii="Times New Roman" w:hAnsi="Times New Roman"/>
                <w:b/>
                <w:sz w:val="28"/>
                <w:szCs w:val="28"/>
                <w:lang w:val="en-US"/>
              </w:rPr>
            </w:pPr>
          </w:p>
          <w:p w14:paraId="0AC344F0" w14:textId="77777777" w:rsidR="009B2053" w:rsidRPr="006D699B" w:rsidRDefault="009B2053" w:rsidP="00184C29">
            <w:pPr>
              <w:pStyle w:val="Style2"/>
              <w:jc w:val="center"/>
              <w:rPr>
                <w:rFonts w:ascii="Times New Roman" w:hAnsi="Times New Roman"/>
                <w:b/>
                <w:sz w:val="28"/>
                <w:szCs w:val="28"/>
                <w:lang w:val="en-US"/>
              </w:rPr>
            </w:pPr>
            <w:r w:rsidRPr="006D699B">
              <w:rPr>
                <w:rFonts w:ascii="Times New Roman" w:hAnsi="Times New Roman"/>
                <w:b/>
                <w:sz w:val="28"/>
                <w:szCs w:val="28"/>
                <w:lang w:val="en-US"/>
              </w:rPr>
              <w:t>Procedure</w:t>
            </w:r>
          </w:p>
        </w:tc>
        <w:tc>
          <w:tcPr>
            <w:tcW w:w="3973" w:type="dxa"/>
            <w:tcBorders>
              <w:top w:val="single" w:sz="4" w:space="0" w:color="auto"/>
              <w:left w:val="single" w:sz="4" w:space="0" w:color="auto"/>
              <w:bottom w:val="single" w:sz="4" w:space="0" w:color="auto"/>
              <w:right w:val="single" w:sz="4" w:space="0" w:color="auto"/>
            </w:tcBorders>
            <w:shd w:val="clear" w:color="auto" w:fill="E7E6E6" w:themeFill="background2"/>
          </w:tcPr>
          <w:p w14:paraId="00385D18" w14:textId="77777777" w:rsidR="009B2053" w:rsidRPr="006D699B" w:rsidRDefault="009B2053" w:rsidP="00184C29">
            <w:pPr>
              <w:pStyle w:val="Style2"/>
              <w:jc w:val="center"/>
              <w:rPr>
                <w:rFonts w:ascii="Times New Roman" w:hAnsi="Times New Roman"/>
                <w:b/>
                <w:sz w:val="28"/>
                <w:szCs w:val="28"/>
                <w:lang w:val="en-US"/>
              </w:rPr>
            </w:pPr>
          </w:p>
        </w:tc>
      </w:tr>
      <w:tr w:rsidR="009B2053" w:rsidRPr="00EC77FB" w14:paraId="0DA639E9" w14:textId="77777777" w:rsidTr="00184C29">
        <w:trPr>
          <w:trHeight w:val="2534"/>
          <w:jc w:val="center"/>
        </w:trPr>
        <w:tc>
          <w:tcPr>
            <w:tcW w:w="4819" w:type="dxa"/>
            <w:tcBorders>
              <w:top w:val="single" w:sz="4" w:space="0" w:color="auto"/>
              <w:bottom w:val="single" w:sz="4" w:space="0" w:color="auto"/>
            </w:tcBorders>
            <w:shd w:val="clear" w:color="auto" w:fill="auto"/>
          </w:tcPr>
          <w:p w14:paraId="0709B2A7" w14:textId="4475AB03" w:rsidR="009B2053" w:rsidRPr="006D699B" w:rsidRDefault="009B2053" w:rsidP="00184C29">
            <w:pPr>
              <w:pStyle w:val="NoSpacing"/>
            </w:pPr>
            <w:r>
              <w:t>Calculate the average</w:t>
            </w:r>
            <w:r w:rsidR="00D33992">
              <w:t xml:space="preserve"> percentual</w:t>
            </w:r>
            <w:r>
              <w:t xml:space="preserve"> loss in weight of the empty bags</w:t>
            </w:r>
          </w:p>
        </w:tc>
        <w:tc>
          <w:tcPr>
            <w:tcW w:w="3973" w:type="dxa"/>
            <w:tcBorders>
              <w:top w:val="single" w:sz="4" w:space="0" w:color="auto"/>
              <w:bottom w:val="single" w:sz="4" w:space="0" w:color="auto"/>
            </w:tcBorders>
            <w:shd w:val="clear" w:color="auto" w:fill="auto"/>
            <w:vAlign w:val="center"/>
          </w:tcPr>
          <w:p w14:paraId="1A175F0D" w14:textId="77777777" w:rsidR="009B2053" w:rsidRPr="00EC77FB" w:rsidRDefault="009B2053" w:rsidP="00184C29">
            <w:pPr>
              <w:pStyle w:val="Style5mod"/>
              <w:numPr>
                <w:ilvl w:val="0"/>
                <w:numId w:val="0"/>
              </w:numPr>
              <w:ind w:left="34"/>
              <w:jc w:val="center"/>
              <w:rPr>
                <w:rFonts w:cs="Tahoma"/>
                <w:noProof/>
                <w:lang w:val="en-GB" w:eastAsia="en-GB"/>
              </w:rPr>
            </w:pPr>
          </w:p>
        </w:tc>
      </w:tr>
      <w:tr w:rsidR="009B2053" w:rsidRPr="00EC77FB" w14:paraId="231EBED1" w14:textId="77777777" w:rsidTr="00184C29">
        <w:trPr>
          <w:trHeight w:val="2534"/>
          <w:jc w:val="center"/>
        </w:trPr>
        <w:tc>
          <w:tcPr>
            <w:tcW w:w="4819" w:type="dxa"/>
            <w:tcBorders>
              <w:top w:val="single" w:sz="4" w:space="0" w:color="auto"/>
              <w:bottom w:val="single" w:sz="4" w:space="0" w:color="auto"/>
            </w:tcBorders>
            <w:shd w:val="clear" w:color="auto" w:fill="auto"/>
          </w:tcPr>
          <w:p w14:paraId="3D085E5C" w14:textId="59D7BB91" w:rsidR="009B2053" w:rsidRDefault="00D33992" w:rsidP="00184C29">
            <w:pPr>
              <w:pStyle w:val="NoSpacing"/>
            </w:pPr>
            <w:r>
              <w:t xml:space="preserve">Calculate how much cellulose is still left in the bags based on the weight loss of the empty bags and final weight of the bags containing cellulose. With this you can calculate the cellulose recovery. </w:t>
            </w:r>
          </w:p>
        </w:tc>
        <w:tc>
          <w:tcPr>
            <w:tcW w:w="3973" w:type="dxa"/>
            <w:tcBorders>
              <w:top w:val="single" w:sz="4" w:space="0" w:color="auto"/>
              <w:bottom w:val="single" w:sz="4" w:space="0" w:color="auto"/>
            </w:tcBorders>
            <w:shd w:val="clear" w:color="auto" w:fill="auto"/>
            <w:vAlign w:val="center"/>
          </w:tcPr>
          <w:p w14:paraId="0518CA8A" w14:textId="77777777" w:rsidR="009B2053" w:rsidRPr="00EC77FB" w:rsidRDefault="009B2053" w:rsidP="00184C29">
            <w:pPr>
              <w:pStyle w:val="Style5mod"/>
              <w:numPr>
                <w:ilvl w:val="0"/>
                <w:numId w:val="0"/>
              </w:numPr>
              <w:ind w:left="34"/>
              <w:jc w:val="center"/>
              <w:rPr>
                <w:rFonts w:cs="Tahoma"/>
                <w:noProof/>
                <w:lang w:val="en-GB" w:eastAsia="en-GB"/>
              </w:rPr>
            </w:pPr>
          </w:p>
        </w:tc>
      </w:tr>
      <w:tr w:rsidR="009B2053" w:rsidRPr="00EC77FB" w14:paraId="4518E0BF" w14:textId="77777777" w:rsidTr="00184C29">
        <w:trPr>
          <w:trHeight w:val="2534"/>
          <w:jc w:val="center"/>
        </w:trPr>
        <w:tc>
          <w:tcPr>
            <w:tcW w:w="4819" w:type="dxa"/>
            <w:tcBorders>
              <w:top w:val="single" w:sz="4" w:space="0" w:color="auto"/>
              <w:bottom w:val="single" w:sz="4" w:space="0" w:color="auto"/>
            </w:tcBorders>
            <w:shd w:val="clear" w:color="auto" w:fill="auto"/>
          </w:tcPr>
          <w:p w14:paraId="6D8B119E" w14:textId="3664F73B" w:rsidR="009B2053" w:rsidRDefault="00D33992" w:rsidP="00184C29">
            <w:pPr>
              <w:pStyle w:val="NoSpacing"/>
            </w:pPr>
            <w:r>
              <w:t>Calculate the percentage of cellulose in your samples</w:t>
            </w:r>
          </w:p>
        </w:tc>
        <w:tc>
          <w:tcPr>
            <w:tcW w:w="3973" w:type="dxa"/>
            <w:tcBorders>
              <w:top w:val="single" w:sz="4" w:space="0" w:color="auto"/>
              <w:bottom w:val="single" w:sz="4" w:space="0" w:color="auto"/>
            </w:tcBorders>
            <w:shd w:val="clear" w:color="auto" w:fill="auto"/>
            <w:vAlign w:val="center"/>
          </w:tcPr>
          <w:p w14:paraId="0B2FD55C" w14:textId="77777777" w:rsidR="009B2053" w:rsidRPr="00EC77FB" w:rsidRDefault="009B2053" w:rsidP="00184C29">
            <w:pPr>
              <w:pStyle w:val="Style5mod"/>
              <w:numPr>
                <w:ilvl w:val="0"/>
                <w:numId w:val="0"/>
              </w:numPr>
              <w:ind w:left="34"/>
              <w:jc w:val="center"/>
              <w:rPr>
                <w:rFonts w:cs="Tahoma"/>
                <w:noProof/>
                <w:lang w:val="en-GB" w:eastAsia="en-GB"/>
              </w:rPr>
            </w:pPr>
          </w:p>
        </w:tc>
      </w:tr>
    </w:tbl>
    <w:p w14:paraId="725DE019" w14:textId="77777777" w:rsidR="009B2053" w:rsidRPr="00A85870" w:rsidRDefault="009B2053" w:rsidP="00A85870"/>
    <w:sectPr w:rsidR="009B2053" w:rsidRPr="00A85870">
      <w:footerReference w:type="default" r:id="rId3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athilde Vantyghem" w:date="2021-12-10T08:45:00Z" w:initials="MV">
    <w:p w14:paraId="36AA5CDB" w14:textId="0F69CFB7" w:rsidR="004C01C4" w:rsidRDefault="004C01C4">
      <w:pPr>
        <w:pStyle w:val="CommentText"/>
      </w:pPr>
      <w:r>
        <w:rPr>
          <w:rStyle w:val="CommentReference"/>
        </w:rPr>
        <w:annotationRef/>
      </w:r>
      <w:r>
        <w:t>I would find it more logical to write in the correct amounts (like for the acidified chlorite reaction). So 59.5 mg per 350 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6AA5C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5D9211" w16cex:dateUtc="2021-12-10T0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6AA5CDB" w16cid:durableId="255D92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8F81F" w14:textId="77777777" w:rsidR="00613D7B" w:rsidRDefault="00613D7B" w:rsidP="00D33992">
      <w:pPr>
        <w:spacing w:after="0" w:line="240" w:lineRule="auto"/>
      </w:pPr>
      <w:r>
        <w:separator/>
      </w:r>
    </w:p>
  </w:endnote>
  <w:endnote w:type="continuationSeparator" w:id="0">
    <w:p w14:paraId="221BBE9C" w14:textId="77777777" w:rsidR="00613D7B" w:rsidRDefault="00613D7B" w:rsidP="00D33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10949326"/>
      <w:docPartObj>
        <w:docPartGallery w:val="Page Numbers (Bottom of Page)"/>
        <w:docPartUnique/>
      </w:docPartObj>
    </w:sdtPr>
    <w:sdtEndPr>
      <w:rPr>
        <w:noProof/>
      </w:rPr>
    </w:sdtEndPr>
    <w:sdtContent>
      <w:p w14:paraId="6F2C4869" w14:textId="15E54E68" w:rsidR="00D33992" w:rsidRDefault="00D33992">
        <w:pPr>
          <w:pStyle w:val="Footer"/>
          <w:jc w:val="right"/>
        </w:pPr>
        <w:r>
          <w:fldChar w:fldCharType="begin"/>
        </w:r>
        <w:r>
          <w:instrText xml:space="preserve"> PAGE   \* MERGEFORMAT </w:instrText>
        </w:r>
        <w:r>
          <w:fldChar w:fldCharType="separate"/>
        </w:r>
        <w:r w:rsidR="00756B53">
          <w:rPr>
            <w:noProof/>
          </w:rPr>
          <w:t>12</w:t>
        </w:r>
        <w:r>
          <w:rPr>
            <w:noProof/>
          </w:rPr>
          <w:fldChar w:fldCharType="end"/>
        </w:r>
      </w:p>
    </w:sdtContent>
  </w:sdt>
  <w:p w14:paraId="625F5E5E" w14:textId="77777777" w:rsidR="00D33992" w:rsidRDefault="00D33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B385A7" w14:textId="77777777" w:rsidR="00613D7B" w:rsidRDefault="00613D7B" w:rsidP="00D33992">
      <w:pPr>
        <w:spacing w:after="0" w:line="240" w:lineRule="auto"/>
      </w:pPr>
      <w:r>
        <w:separator/>
      </w:r>
    </w:p>
  </w:footnote>
  <w:footnote w:type="continuationSeparator" w:id="0">
    <w:p w14:paraId="0355223C" w14:textId="77777777" w:rsidR="00613D7B" w:rsidRDefault="00613D7B" w:rsidP="00D339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1D775D"/>
    <w:multiLevelType w:val="hybridMultilevel"/>
    <w:tmpl w:val="F9782972"/>
    <w:lvl w:ilvl="0" w:tplc="D0AE4FAA">
      <w:start w:val="1"/>
      <w:numFmt w:val="bullet"/>
      <w:pStyle w:val="Style5mod"/>
      <w:lvlText w:val=""/>
      <w:lvlJc w:val="left"/>
      <w:pPr>
        <w:tabs>
          <w:tab w:val="num" w:pos="454"/>
        </w:tabs>
        <w:ind w:left="454" w:hanging="170"/>
      </w:pPr>
      <w:rPr>
        <w:rFonts w:ascii="Wingdings" w:hAnsi="Wingding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59B4486"/>
    <w:multiLevelType w:val="hybridMultilevel"/>
    <w:tmpl w:val="F6629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891532"/>
    <w:multiLevelType w:val="hybridMultilevel"/>
    <w:tmpl w:val="3C9EE3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F2D7410"/>
    <w:multiLevelType w:val="hybridMultilevel"/>
    <w:tmpl w:val="C02CE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D52E00"/>
    <w:multiLevelType w:val="hybridMultilevel"/>
    <w:tmpl w:val="EC586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14430C"/>
    <w:multiLevelType w:val="hybridMultilevel"/>
    <w:tmpl w:val="351E3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hilde Vantyghem">
    <w15:presenceInfo w15:providerId="None" w15:userId="Mathilde Vantygh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322"/>
    <w:rsid w:val="0005446D"/>
    <w:rsid w:val="00064EBA"/>
    <w:rsid w:val="000E0959"/>
    <w:rsid w:val="00107CBC"/>
    <w:rsid w:val="00112917"/>
    <w:rsid w:val="00180C98"/>
    <w:rsid w:val="00184E05"/>
    <w:rsid w:val="001A2021"/>
    <w:rsid w:val="001A6D3D"/>
    <w:rsid w:val="001C1B87"/>
    <w:rsid w:val="0020024C"/>
    <w:rsid w:val="002539DD"/>
    <w:rsid w:val="002C5CB2"/>
    <w:rsid w:val="002C7417"/>
    <w:rsid w:val="002E5E1F"/>
    <w:rsid w:val="002F471E"/>
    <w:rsid w:val="00313CD4"/>
    <w:rsid w:val="003C13BF"/>
    <w:rsid w:val="003C4046"/>
    <w:rsid w:val="003C59F6"/>
    <w:rsid w:val="003F2D5C"/>
    <w:rsid w:val="0043136C"/>
    <w:rsid w:val="004423AC"/>
    <w:rsid w:val="00470D4B"/>
    <w:rsid w:val="00474EBC"/>
    <w:rsid w:val="004870C3"/>
    <w:rsid w:val="004C01C4"/>
    <w:rsid w:val="004D121C"/>
    <w:rsid w:val="00513BAF"/>
    <w:rsid w:val="00546AB9"/>
    <w:rsid w:val="00613D7B"/>
    <w:rsid w:val="00617BD6"/>
    <w:rsid w:val="00646B84"/>
    <w:rsid w:val="00681B84"/>
    <w:rsid w:val="0069291E"/>
    <w:rsid w:val="006D139A"/>
    <w:rsid w:val="006E2FCF"/>
    <w:rsid w:val="006E7691"/>
    <w:rsid w:val="007047C6"/>
    <w:rsid w:val="00706EDD"/>
    <w:rsid w:val="00745E73"/>
    <w:rsid w:val="0075532D"/>
    <w:rsid w:val="00756B53"/>
    <w:rsid w:val="007D7B78"/>
    <w:rsid w:val="007E432D"/>
    <w:rsid w:val="00802322"/>
    <w:rsid w:val="0080365D"/>
    <w:rsid w:val="00831372"/>
    <w:rsid w:val="008517CA"/>
    <w:rsid w:val="008C7662"/>
    <w:rsid w:val="00971FBD"/>
    <w:rsid w:val="00990740"/>
    <w:rsid w:val="009A0C87"/>
    <w:rsid w:val="009B2053"/>
    <w:rsid w:val="009B41EB"/>
    <w:rsid w:val="009B41F5"/>
    <w:rsid w:val="009C1F8A"/>
    <w:rsid w:val="009F664D"/>
    <w:rsid w:val="00A017C5"/>
    <w:rsid w:val="00A01FCF"/>
    <w:rsid w:val="00A1145A"/>
    <w:rsid w:val="00A85870"/>
    <w:rsid w:val="00AA0395"/>
    <w:rsid w:val="00B3639F"/>
    <w:rsid w:val="00B74185"/>
    <w:rsid w:val="00B80CA2"/>
    <w:rsid w:val="00C124EB"/>
    <w:rsid w:val="00C12B83"/>
    <w:rsid w:val="00C331AA"/>
    <w:rsid w:val="00C42D89"/>
    <w:rsid w:val="00C57D1F"/>
    <w:rsid w:val="00C70192"/>
    <w:rsid w:val="00CB5707"/>
    <w:rsid w:val="00CF0E4D"/>
    <w:rsid w:val="00D33992"/>
    <w:rsid w:val="00D8532E"/>
    <w:rsid w:val="00E245B8"/>
    <w:rsid w:val="00E8488D"/>
    <w:rsid w:val="00E94202"/>
    <w:rsid w:val="00ED2419"/>
    <w:rsid w:val="00EF0FFB"/>
    <w:rsid w:val="00F079AD"/>
    <w:rsid w:val="00F15D33"/>
    <w:rsid w:val="00F53CF7"/>
    <w:rsid w:val="00F76EA4"/>
    <w:rsid w:val="00FA7C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12D0"/>
  <w15:chartTrackingRefBased/>
  <w15:docId w15:val="{6C08775A-F9E3-43B2-8C7E-4FBEFB094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A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0C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322"/>
    <w:pPr>
      <w:ind w:left="720"/>
      <w:contextualSpacing/>
    </w:pPr>
  </w:style>
  <w:style w:type="paragraph" w:styleId="BalloonText">
    <w:name w:val="Balloon Text"/>
    <w:basedOn w:val="Normal"/>
    <w:link w:val="BalloonTextChar"/>
    <w:uiPriority w:val="99"/>
    <w:semiHidden/>
    <w:unhideWhenUsed/>
    <w:rsid w:val="00546AB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AB9"/>
    <w:rPr>
      <w:rFonts w:ascii="Segoe UI" w:hAnsi="Segoe UI" w:cs="Segoe UI"/>
      <w:sz w:val="18"/>
      <w:szCs w:val="18"/>
    </w:rPr>
  </w:style>
  <w:style w:type="paragraph" w:styleId="NoSpacing">
    <w:name w:val="No Spacing"/>
    <w:aliases w:val="Bulleted List 3"/>
    <w:basedOn w:val="Normal"/>
    <w:next w:val="Bulletedlist2"/>
    <w:autoRedefine/>
    <w:uiPriority w:val="1"/>
    <w:qFormat/>
    <w:rsid w:val="00546AB9"/>
    <w:pPr>
      <w:adjustRightInd w:val="0"/>
      <w:snapToGrid w:val="0"/>
      <w:spacing w:before="240" w:after="240" w:line="240" w:lineRule="auto"/>
      <w:ind w:left="102"/>
      <w:contextualSpacing/>
      <w:jc w:val="both"/>
    </w:pPr>
    <w:rPr>
      <w:rFonts w:ascii="Times New Roman" w:hAnsi="Times New Roman"/>
      <w:sz w:val="24"/>
    </w:rPr>
  </w:style>
  <w:style w:type="paragraph" w:customStyle="1" w:styleId="Bulletedlist2">
    <w:name w:val="Bulleted list_2"/>
    <w:basedOn w:val="Normal"/>
    <w:link w:val="Bulletedlist2Char"/>
    <w:autoRedefine/>
    <w:qFormat/>
    <w:rsid w:val="002F471E"/>
    <w:pPr>
      <w:tabs>
        <w:tab w:val="left" w:pos="1735"/>
      </w:tabs>
      <w:adjustRightInd w:val="0"/>
      <w:snapToGrid w:val="0"/>
      <w:spacing w:before="240" w:after="240" w:line="240" w:lineRule="auto"/>
      <w:ind w:right="40"/>
      <w:contextualSpacing/>
    </w:pPr>
    <w:rPr>
      <w:rFonts w:ascii="Times New Roman" w:hAnsi="Times New Roman" w:cs="Times New Roman"/>
      <w:bCs/>
      <w:sz w:val="24"/>
      <w:szCs w:val="24"/>
      <w:u w:val="single"/>
    </w:rPr>
  </w:style>
  <w:style w:type="character" w:customStyle="1" w:styleId="Bulletedlist2Char">
    <w:name w:val="Bulleted list_2 Char"/>
    <w:basedOn w:val="DefaultParagraphFont"/>
    <w:link w:val="Bulletedlist2"/>
    <w:rsid w:val="002F471E"/>
    <w:rPr>
      <w:rFonts w:ascii="Times New Roman" w:hAnsi="Times New Roman" w:cs="Times New Roman"/>
      <w:bCs/>
      <w:sz w:val="24"/>
      <w:szCs w:val="24"/>
      <w:u w:val="single"/>
    </w:rPr>
  </w:style>
  <w:style w:type="paragraph" w:customStyle="1" w:styleId="Style2">
    <w:name w:val="Style2"/>
    <w:basedOn w:val="Normal"/>
    <w:next w:val="Normal"/>
    <w:rsid w:val="00546AB9"/>
    <w:pPr>
      <w:adjustRightInd w:val="0"/>
      <w:snapToGrid w:val="0"/>
      <w:spacing w:after="0" w:line="240" w:lineRule="auto"/>
    </w:pPr>
    <w:rPr>
      <w:rFonts w:ascii="Tahoma" w:eastAsia="Times New Roman" w:hAnsi="Tahoma" w:cs="Times New Roman"/>
      <w:sz w:val="20"/>
      <w:szCs w:val="20"/>
      <w:lang w:val="nl-NL" w:eastAsia="nl-NL"/>
    </w:rPr>
  </w:style>
  <w:style w:type="paragraph" w:customStyle="1" w:styleId="Style5mod">
    <w:name w:val="Style5mod"/>
    <w:basedOn w:val="Normal"/>
    <w:link w:val="Style5modChar"/>
    <w:rsid w:val="00546AB9"/>
    <w:pPr>
      <w:numPr>
        <w:numId w:val="2"/>
      </w:numPr>
      <w:adjustRightInd w:val="0"/>
      <w:snapToGrid w:val="0"/>
      <w:spacing w:after="0" w:line="240" w:lineRule="auto"/>
    </w:pPr>
    <w:rPr>
      <w:rFonts w:ascii="Tahoma" w:eastAsia="Times New Roman" w:hAnsi="Tahoma" w:cs="Times New Roman"/>
      <w:sz w:val="20"/>
      <w:szCs w:val="20"/>
      <w:lang w:val="nl-NL" w:eastAsia="nl-NL"/>
    </w:rPr>
  </w:style>
  <w:style w:type="character" w:customStyle="1" w:styleId="Style5modChar">
    <w:name w:val="Style5mod Char"/>
    <w:link w:val="Style5mod"/>
    <w:rsid w:val="00546AB9"/>
    <w:rPr>
      <w:rFonts w:ascii="Tahoma" w:eastAsia="Times New Roman" w:hAnsi="Tahoma" w:cs="Times New Roman"/>
      <w:sz w:val="20"/>
      <w:szCs w:val="20"/>
      <w:lang w:val="nl-NL" w:eastAsia="nl-NL"/>
    </w:rPr>
  </w:style>
  <w:style w:type="character" w:customStyle="1" w:styleId="Heading1Char">
    <w:name w:val="Heading 1 Char"/>
    <w:basedOn w:val="DefaultParagraphFont"/>
    <w:link w:val="Heading1"/>
    <w:uiPriority w:val="9"/>
    <w:rsid w:val="00546AB9"/>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75532D"/>
    <w:rPr>
      <w:sz w:val="16"/>
      <w:szCs w:val="16"/>
    </w:rPr>
  </w:style>
  <w:style w:type="paragraph" w:styleId="CommentText">
    <w:name w:val="annotation text"/>
    <w:basedOn w:val="Normal"/>
    <w:link w:val="CommentTextChar"/>
    <w:uiPriority w:val="99"/>
    <w:semiHidden/>
    <w:unhideWhenUsed/>
    <w:rsid w:val="0075532D"/>
    <w:pPr>
      <w:spacing w:line="240" w:lineRule="auto"/>
    </w:pPr>
    <w:rPr>
      <w:sz w:val="20"/>
      <w:szCs w:val="20"/>
    </w:rPr>
  </w:style>
  <w:style w:type="character" w:customStyle="1" w:styleId="CommentTextChar">
    <w:name w:val="Comment Text Char"/>
    <w:basedOn w:val="DefaultParagraphFont"/>
    <w:link w:val="CommentText"/>
    <w:uiPriority w:val="99"/>
    <w:semiHidden/>
    <w:rsid w:val="0075532D"/>
    <w:rPr>
      <w:sz w:val="20"/>
      <w:szCs w:val="20"/>
    </w:rPr>
  </w:style>
  <w:style w:type="paragraph" w:styleId="CommentSubject">
    <w:name w:val="annotation subject"/>
    <w:basedOn w:val="CommentText"/>
    <w:next w:val="CommentText"/>
    <w:link w:val="CommentSubjectChar"/>
    <w:uiPriority w:val="99"/>
    <w:semiHidden/>
    <w:unhideWhenUsed/>
    <w:rsid w:val="0075532D"/>
    <w:rPr>
      <w:b/>
      <w:bCs/>
    </w:rPr>
  </w:style>
  <w:style w:type="character" w:customStyle="1" w:styleId="CommentSubjectChar">
    <w:name w:val="Comment Subject Char"/>
    <w:basedOn w:val="CommentTextChar"/>
    <w:link w:val="CommentSubject"/>
    <w:uiPriority w:val="99"/>
    <w:semiHidden/>
    <w:rsid w:val="0075532D"/>
    <w:rPr>
      <w:b/>
      <w:bCs/>
      <w:sz w:val="20"/>
      <w:szCs w:val="20"/>
    </w:rPr>
  </w:style>
  <w:style w:type="paragraph" w:styleId="Title">
    <w:name w:val="Title"/>
    <w:basedOn w:val="Normal"/>
    <w:next w:val="Normal"/>
    <w:link w:val="TitleChar"/>
    <w:uiPriority w:val="10"/>
    <w:qFormat/>
    <w:rsid w:val="003C59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9F6"/>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107CBC"/>
    <w:rPr>
      <w:color w:val="0563C1" w:themeColor="hyperlink"/>
      <w:u w:val="single"/>
    </w:rPr>
  </w:style>
  <w:style w:type="character" w:styleId="FollowedHyperlink">
    <w:name w:val="FollowedHyperlink"/>
    <w:basedOn w:val="DefaultParagraphFont"/>
    <w:uiPriority w:val="99"/>
    <w:semiHidden/>
    <w:unhideWhenUsed/>
    <w:rsid w:val="003C4046"/>
    <w:rPr>
      <w:color w:val="954F72" w:themeColor="followedHyperlink"/>
      <w:u w:val="single"/>
    </w:rPr>
  </w:style>
  <w:style w:type="character" w:customStyle="1" w:styleId="Heading2Char">
    <w:name w:val="Heading 2 Char"/>
    <w:basedOn w:val="DefaultParagraphFont"/>
    <w:link w:val="Heading2"/>
    <w:uiPriority w:val="9"/>
    <w:rsid w:val="009A0C8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D339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992"/>
  </w:style>
  <w:style w:type="paragraph" w:styleId="Footer">
    <w:name w:val="footer"/>
    <w:basedOn w:val="Normal"/>
    <w:link w:val="FooterChar"/>
    <w:uiPriority w:val="99"/>
    <w:unhideWhenUsed/>
    <w:rsid w:val="00D339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9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nkom.com/product-catalog/fiber-filter-bags-200-count" TargetMode="External"/><Relationship Id="rId18" Type="http://schemas.openxmlformats.org/officeDocument/2006/relationships/image" Target="media/image1.jpeg"/><Relationship Id="rId26" Type="http://schemas.openxmlformats.org/officeDocument/2006/relationships/image" Target="media/image9.jpeg"/><Relationship Id="rId39" Type="http://schemas.openxmlformats.org/officeDocument/2006/relationships/theme" Target="theme/theme1.xml"/><Relationship Id="rId21" Type="http://schemas.openxmlformats.org/officeDocument/2006/relationships/image" Target="media/image4.jpeg"/><Relationship Id="rId34" Type="http://schemas.openxmlformats.org/officeDocument/2006/relationships/image" Target="media/image17.jpeg"/><Relationship Id="rId7" Type="http://schemas.openxmlformats.org/officeDocument/2006/relationships/webSettings" Target="webSettings.xml"/><Relationship Id="rId12" Type="http://schemas.openxmlformats.org/officeDocument/2006/relationships/hyperlink" Target="https://www.sigmaaldrich.com/MSDS/MSDS/DisplayMSDSPage.do?country=AT&amp;language=EN-generic&amp;productNumber=221465&amp;brand=SIGALD&amp;PageToGoToURL=https%3A%2F%2Fwww.sigmaaldrich.com%2Fcatalog%2Fproduct%2Fsigald%2F221465%3Flang%3Dde" TargetMode="External"/><Relationship Id="rId17" Type="http://schemas.microsoft.com/office/2018/08/relationships/commentsExtensible" Target="commentsExtensible.xml"/><Relationship Id="rId25" Type="http://schemas.openxmlformats.org/officeDocument/2006/relationships/image" Target="media/image8.jpeg"/><Relationship Id="rId33" Type="http://schemas.openxmlformats.org/officeDocument/2006/relationships/image" Target="media/image16.jpeg"/><Relationship Id="rId38"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3.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merckmillipore.com/AT/de/product/msds/MDA_CHEM-100062?Origin=PDP" TargetMode="External"/><Relationship Id="rId24" Type="http://schemas.openxmlformats.org/officeDocument/2006/relationships/image" Target="media/image7.jpeg"/><Relationship Id="rId32" Type="http://schemas.openxmlformats.org/officeDocument/2006/relationships/image" Target="media/image15.jpeg"/><Relationship Id="rId37" Type="http://schemas.openxmlformats.org/officeDocument/2006/relationships/fontTable" Target="fontTable.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6.jpeg"/><Relationship Id="rId28" Type="http://schemas.openxmlformats.org/officeDocument/2006/relationships/image" Target="media/image11.jpeg"/><Relationship Id="rId36" Type="http://schemas.openxmlformats.org/officeDocument/2006/relationships/footer" Target="footer1.xml"/><Relationship Id="rId10" Type="http://schemas.openxmlformats.org/officeDocument/2006/relationships/hyperlink" Target="https://www.alfa.com/en/msds/?language=EN&amp;subformat=CLP1&amp;sku=14265" TargetMode="External"/><Relationship Id="rId19" Type="http://schemas.openxmlformats.org/officeDocument/2006/relationships/image" Target="media/image2.jpeg"/><Relationship Id="rId31" Type="http://schemas.openxmlformats.org/officeDocument/2006/relationships/image" Target="media/image14.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FC5F529A1FE145930D5D52812BF788" ma:contentTypeVersion="13" ma:contentTypeDescription="Create a new document." ma:contentTypeScope="" ma:versionID="461dfe9e79c85c25a9f652ce94ca1777">
  <xsd:schema xmlns:xsd="http://www.w3.org/2001/XMLSchema" xmlns:xs="http://www.w3.org/2001/XMLSchema" xmlns:p="http://schemas.microsoft.com/office/2006/metadata/properties" xmlns:ns3="7172b4cd-dfea-4fb6-a5d1-072e7040449d" xmlns:ns4="852879a1-a22f-4935-9edd-370ae9d8d6d5" targetNamespace="http://schemas.microsoft.com/office/2006/metadata/properties" ma:root="true" ma:fieldsID="6cc111157432f590f6430b92116ff506" ns3:_="" ns4:_="">
    <xsd:import namespace="7172b4cd-dfea-4fb6-a5d1-072e7040449d"/>
    <xsd:import namespace="852879a1-a22f-4935-9edd-370ae9d8d6d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72b4cd-dfea-4fb6-a5d1-072e704044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2879a1-a22f-4935-9edd-370ae9d8d6d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EA116C-6889-49E1-9789-BE50F7730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72b4cd-dfea-4fb6-a5d1-072e7040449d"/>
    <ds:schemaRef ds:uri="852879a1-a22f-4935-9edd-370ae9d8d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734F9C-E2FB-4338-9699-87EAA69083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9FA75F-1B35-42C2-AC77-C4F7B2211C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1262</Words>
  <Characters>6942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HEILING, Maria</dc:creator>
  <cp:keywords/>
  <dc:description/>
  <cp:lastModifiedBy>Mathilde Vantyghem</cp:lastModifiedBy>
  <cp:revision>2</cp:revision>
  <dcterms:created xsi:type="dcterms:W3CDTF">2021-12-10T07:50:00Z</dcterms:created>
  <dcterms:modified xsi:type="dcterms:W3CDTF">2021-12-10T07:50:00Z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0x01010027FC5F529A1FE145930D5D52812BF788</vt:lpwstr>
  </property>
</Properties>
</file>